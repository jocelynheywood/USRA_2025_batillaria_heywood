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A6C0F" w14:textId="6D81A183" w:rsidR="0082104F" w:rsidRDefault="0082104F" w:rsidP="0082104F">
      <w:pPr>
        <w:spacing w:line="480" w:lineRule="auto"/>
        <w:jc w:val="center"/>
        <w:rPr>
          <w:ins w:id="0" w:author="Kiara Kattler" w:date="2022-07-14T12:49:00Z"/>
          <w:rFonts w:ascii="Times New Roman" w:eastAsia="Times New Roman" w:hAnsi="Times New Roman" w:cs="Times New Roman"/>
          <w:b/>
        </w:rPr>
      </w:pPr>
    </w:p>
    <w:p w14:paraId="48ADED81" w14:textId="00537E4F" w:rsidR="00EF3533" w:rsidRDefault="0082104F" w:rsidP="0082104F">
      <w:pPr>
        <w:rPr>
          <w:ins w:id="1" w:author="Kiara Kattler" w:date="2022-04-29T17:25:00Z"/>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65C55B3E" wp14:editId="535DEE3B">
                <wp:simplePos x="0" y="0"/>
                <wp:positionH relativeFrom="margin">
                  <wp:posOffset>342900</wp:posOffset>
                </wp:positionH>
                <wp:positionV relativeFrom="margin">
                  <wp:posOffset>2954215</wp:posOffset>
                </wp:positionV>
                <wp:extent cx="5257800" cy="184638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57800" cy="1846385"/>
                        </a:xfrm>
                        <a:prstGeom prst="rect">
                          <a:avLst/>
                        </a:prstGeom>
                        <a:solidFill>
                          <a:schemeClr val="lt1"/>
                        </a:solidFill>
                        <a:ln w="6350">
                          <a:noFill/>
                        </a:ln>
                      </wps:spPr>
                      <wps:txbx>
                        <w:txbxContent>
                          <w:p w14:paraId="7FE55C72" w14:textId="77777777" w:rsidR="0082104F" w:rsidRPr="0082104F" w:rsidRDefault="0082104F" w:rsidP="0082104F">
                            <w:pPr>
                              <w:jc w:val="center"/>
                              <w:rPr>
                                <w:rFonts w:ascii="Times New Roman" w:eastAsia="Times New Roman" w:hAnsi="Times New Roman" w:cs="Times New Roman"/>
                                <w:b/>
                                <w:sz w:val="32"/>
                                <w:szCs w:val="32"/>
                              </w:rPr>
                            </w:pPr>
                            <w:r w:rsidRPr="0082104F">
                              <w:rPr>
                                <w:rFonts w:ascii="Times New Roman" w:eastAsia="Times New Roman" w:hAnsi="Times New Roman" w:cs="Times New Roman"/>
                                <w:b/>
                                <w:sz w:val="32"/>
                                <w:szCs w:val="32"/>
                              </w:rPr>
                              <w:t xml:space="preserve">Spatial patterns of animal-mediated nutrients and effects on growth of the intertidal seaweed </w:t>
                            </w:r>
                            <w:r w:rsidRPr="0082104F">
                              <w:rPr>
                                <w:rFonts w:ascii="Times New Roman" w:eastAsia="Times New Roman" w:hAnsi="Times New Roman" w:cs="Times New Roman"/>
                                <w:b/>
                                <w:i/>
                                <w:sz w:val="32"/>
                                <w:szCs w:val="32"/>
                              </w:rPr>
                              <w:t>Fucus distichus</w:t>
                            </w:r>
                          </w:p>
                          <w:p w14:paraId="1D186BAA" w14:textId="700367FE" w:rsidR="0082104F" w:rsidRPr="0082104F" w:rsidRDefault="0082104F" w:rsidP="0082104F">
                            <w:pPr>
                              <w:jc w:val="center"/>
                              <w:rPr>
                                <w:rFonts w:ascii="Times New Roman" w:eastAsia="Times New Roman" w:hAnsi="Times New Roman" w:cs="Times New Roman"/>
                                <w:b/>
                              </w:rPr>
                            </w:pPr>
                          </w:p>
                          <w:p w14:paraId="4CE7221D" w14:textId="68A1E6BE"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Kiara Kattler</w:t>
                            </w:r>
                          </w:p>
                          <w:p w14:paraId="3F63F9C2" w14:textId="77777777"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Honours Thesis</w:t>
                            </w:r>
                          </w:p>
                          <w:p w14:paraId="261DEFB3" w14:textId="7C045D82"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Spring 2022</w:t>
                            </w:r>
                          </w:p>
                          <w:p w14:paraId="48762B6D" w14:textId="786CBF26" w:rsidR="0082104F" w:rsidRPr="0082104F" w:rsidRDefault="0082104F" w:rsidP="0082104F">
                            <w:pPr>
                              <w:jc w:val="center"/>
                              <w:rPr>
                                <w:rFonts w:ascii="Times New Roman" w:eastAsia="Times New Roman" w:hAnsi="Times New Roman" w:cs="Times New Roman"/>
                                <w:bCs/>
                              </w:rPr>
                            </w:pPr>
                          </w:p>
                          <w:p w14:paraId="7EEE0ABD" w14:textId="1860295A"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Supervisor: Isabelle Côté</w:t>
                            </w:r>
                          </w:p>
                          <w:p w14:paraId="106476CC" w14:textId="77777777" w:rsidR="0082104F" w:rsidRDefault="0082104F" w:rsidP="0082104F">
                            <w:pPr>
                              <w:jc w:val="center"/>
                              <w:rPr>
                                <w:ins w:id="2" w:author="Isabelle Cote" w:date="2022-04-20T16:46:00Z"/>
                                <w:rFonts w:ascii="Times New Roman" w:eastAsia="Times New Roman" w:hAnsi="Times New Roman" w:cs="Times New Roman"/>
                                <w:b/>
                              </w:rPr>
                            </w:pPr>
                          </w:p>
                          <w:p w14:paraId="30BC6136" w14:textId="77777777" w:rsidR="0082104F" w:rsidRDefault="008210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55B3E" id="_x0000_t202" coordsize="21600,21600" o:spt="202" path="m,l,21600r21600,l21600,xe">
                <v:stroke joinstyle="miter"/>
                <v:path gradientshapeok="t" o:connecttype="rect"/>
              </v:shapetype>
              <v:shape id="Text Box 1" o:spid="_x0000_s1026" type="#_x0000_t202" style="position:absolute;margin-left:27pt;margin-top:232.6pt;width:414pt;height:14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" fillcolor="white [3201]" stroked="f" strokeweight=".5pt">
                <v:textbox>
                  <w:txbxContent>
                    <w:p w14:paraId="7FE55C72" w14:textId="77777777" w:rsidR="0082104F" w:rsidRPr="0082104F" w:rsidRDefault="0082104F" w:rsidP="0082104F">
                      <w:pPr>
                        <w:jc w:val="center"/>
                        <w:rPr>
                          <w:rFonts w:ascii="Times New Roman" w:eastAsia="Times New Roman" w:hAnsi="Times New Roman" w:cs="Times New Roman"/>
                          <w:b/>
                          <w:sz w:val="32"/>
                          <w:szCs w:val="32"/>
                        </w:rPr>
                      </w:pPr>
                      <w:r w:rsidRPr="0082104F">
                        <w:rPr>
                          <w:rFonts w:ascii="Times New Roman" w:eastAsia="Times New Roman" w:hAnsi="Times New Roman" w:cs="Times New Roman"/>
                          <w:b/>
                          <w:sz w:val="32"/>
                          <w:szCs w:val="32"/>
                        </w:rPr>
                        <w:t xml:space="preserve">Spatial patterns of animal-mediated nutrients and effects on growth of the intertidal seaweed </w:t>
                      </w:r>
                      <w:r w:rsidRPr="0082104F">
                        <w:rPr>
                          <w:rFonts w:ascii="Times New Roman" w:eastAsia="Times New Roman" w:hAnsi="Times New Roman" w:cs="Times New Roman"/>
                          <w:b/>
                          <w:i/>
                          <w:sz w:val="32"/>
                          <w:szCs w:val="32"/>
                        </w:rPr>
                        <w:t>Fucus distichus</w:t>
                      </w:r>
                    </w:p>
                    <w:p w14:paraId="1D186BAA" w14:textId="700367FE" w:rsidR="0082104F" w:rsidRPr="0082104F" w:rsidRDefault="0082104F" w:rsidP="0082104F">
                      <w:pPr>
                        <w:jc w:val="center"/>
                        <w:rPr>
                          <w:rFonts w:ascii="Times New Roman" w:eastAsia="Times New Roman" w:hAnsi="Times New Roman" w:cs="Times New Roman"/>
                          <w:b/>
                        </w:rPr>
                      </w:pPr>
                    </w:p>
                    <w:p w14:paraId="4CE7221D" w14:textId="68A1E6BE"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Kiara Kattler</w:t>
                      </w:r>
                    </w:p>
                    <w:p w14:paraId="3F63F9C2" w14:textId="77777777"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Honours Thesis</w:t>
                      </w:r>
                    </w:p>
                    <w:p w14:paraId="261DEFB3" w14:textId="7C045D82"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Spring 2022</w:t>
                      </w:r>
                    </w:p>
                    <w:p w14:paraId="48762B6D" w14:textId="786CBF26" w:rsidR="0082104F" w:rsidRPr="0082104F" w:rsidRDefault="0082104F" w:rsidP="0082104F">
                      <w:pPr>
                        <w:jc w:val="center"/>
                        <w:rPr>
                          <w:rFonts w:ascii="Times New Roman" w:eastAsia="Times New Roman" w:hAnsi="Times New Roman" w:cs="Times New Roman"/>
                          <w:bCs/>
                        </w:rPr>
                      </w:pPr>
                    </w:p>
                    <w:p w14:paraId="7EEE0ABD" w14:textId="1860295A" w:rsidR="0082104F" w:rsidRPr="0082104F" w:rsidRDefault="0082104F" w:rsidP="0082104F">
                      <w:pPr>
                        <w:jc w:val="center"/>
                        <w:rPr>
                          <w:rFonts w:ascii="Times New Roman" w:eastAsia="Times New Roman" w:hAnsi="Times New Roman" w:cs="Times New Roman"/>
                          <w:bCs/>
                        </w:rPr>
                      </w:pPr>
                      <w:r w:rsidRPr="0082104F">
                        <w:rPr>
                          <w:rFonts w:ascii="Times New Roman" w:eastAsia="Times New Roman" w:hAnsi="Times New Roman" w:cs="Times New Roman"/>
                          <w:bCs/>
                        </w:rPr>
                        <w:t>Supervisor: Isabelle Côté</w:t>
                      </w:r>
                    </w:p>
                    <w:p w14:paraId="106476CC" w14:textId="77777777" w:rsidR="0082104F" w:rsidRDefault="0082104F" w:rsidP="0082104F">
                      <w:pPr>
                        <w:jc w:val="center"/>
                        <w:rPr>
                          <w:ins w:id="3" w:author="Isabelle Cote" w:date="2022-04-20T16:46:00Z"/>
                          <w:rFonts w:ascii="Times New Roman" w:eastAsia="Times New Roman" w:hAnsi="Times New Roman" w:cs="Times New Roman"/>
                          <w:b/>
                        </w:rPr>
                      </w:pPr>
                    </w:p>
                    <w:p w14:paraId="30BC6136" w14:textId="77777777" w:rsidR="0082104F" w:rsidRDefault="0082104F"/>
                  </w:txbxContent>
                </v:textbox>
                <w10:wrap anchorx="margin" anchory="margin"/>
              </v:shape>
            </w:pict>
          </mc:Fallback>
        </mc:AlternateContent>
      </w:r>
      <w:ins w:id="4" w:author="Kiara Kattler" w:date="2022-07-14T12:49:00Z">
        <w:r>
          <w:rPr>
            <w:rFonts w:ascii="Times New Roman" w:eastAsia="Times New Roman" w:hAnsi="Times New Roman" w:cs="Times New Roman"/>
            <w:b/>
          </w:rPr>
          <w:br w:type="page"/>
        </w:r>
      </w:ins>
    </w:p>
    <w:p w14:paraId="48B6A3DB" w14:textId="27A5960E" w:rsidR="00615E3C" w:rsidRDefault="00CD58F9">
      <w:pPr>
        <w:spacing w:line="480" w:lineRule="auto"/>
        <w:rPr>
          <w:rFonts w:ascii="Times New Roman" w:eastAsia="Times New Roman" w:hAnsi="Times New Roman" w:cs="Times New Roman"/>
          <w:bCs/>
        </w:rPr>
      </w:pPr>
      <w:r>
        <w:rPr>
          <w:rFonts w:ascii="Times New Roman" w:eastAsia="Times New Roman" w:hAnsi="Times New Roman" w:cs="Times New Roman"/>
          <w:b/>
        </w:rPr>
        <w:lastRenderedPageBreak/>
        <w:t>ABSTRACT</w:t>
      </w:r>
    </w:p>
    <w:p w14:paraId="204D9BFF" w14:textId="0340ABA9" w:rsidR="00615E3C" w:rsidRDefault="00D23E28" w:rsidP="00D84AA5">
      <w:pPr>
        <w:spacing w:line="480" w:lineRule="auto"/>
        <w:jc w:val="both"/>
        <w:rPr>
          <w:rFonts w:ascii="Times New Roman" w:eastAsia="Times New Roman" w:hAnsi="Times New Roman" w:cs="Times New Roman"/>
          <w:bCs/>
        </w:rPr>
      </w:pPr>
      <w:r>
        <w:rPr>
          <w:rFonts w:ascii="Times New Roman" w:eastAsia="Times New Roman" w:hAnsi="Times New Roman" w:cs="Times New Roman"/>
          <w:bCs/>
        </w:rPr>
        <w:t xml:space="preserve">Seaweeds are </w:t>
      </w:r>
      <w:r w:rsidR="006542B1">
        <w:rPr>
          <w:rFonts w:ascii="Times New Roman" w:eastAsia="Times New Roman" w:hAnsi="Times New Roman" w:cs="Times New Roman"/>
          <w:bCs/>
        </w:rPr>
        <w:t xml:space="preserve">a </w:t>
      </w:r>
      <w:r>
        <w:rPr>
          <w:rFonts w:ascii="Times New Roman" w:eastAsia="Times New Roman" w:hAnsi="Times New Roman" w:cs="Times New Roman"/>
          <w:bCs/>
        </w:rPr>
        <w:t xml:space="preserve">part of some of the most productive global </w:t>
      </w:r>
      <w:r w:rsidR="00170758">
        <w:rPr>
          <w:rFonts w:ascii="Times New Roman" w:eastAsia="Times New Roman" w:hAnsi="Times New Roman" w:cs="Times New Roman"/>
          <w:bCs/>
        </w:rPr>
        <w:t>ecosystems,</w:t>
      </w:r>
      <w:r>
        <w:rPr>
          <w:rFonts w:ascii="Times New Roman" w:eastAsia="Times New Roman" w:hAnsi="Times New Roman" w:cs="Times New Roman"/>
          <w:bCs/>
        </w:rPr>
        <w:t xml:space="preserve"> </w:t>
      </w:r>
      <w:r w:rsidR="00170758">
        <w:rPr>
          <w:rFonts w:ascii="Times New Roman" w:eastAsia="Times New Roman" w:hAnsi="Times New Roman" w:cs="Times New Roman"/>
          <w:bCs/>
        </w:rPr>
        <w:t>but this productivity is constantly constrained by nutrient availability</w:t>
      </w:r>
      <w:r w:rsidR="00994C93">
        <w:rPr>
          <w:rFonts w:ascii="Times New Roman" w:eastAsia="Times New Roman" w:hAnsi="Times New Roman" w:cs="Times New Roman"/>
          <w:bCs/>
        </w:rPr>
        <w:t xml:space="preserve"> in the ocean</w:t>
      </w:r>
      <w:r w:rsidR="00170758">
        <w:rPr>
          <w:rFonts w:ascii="Times New Roman" w:eastAsia="Times New Roman" w:hAnsi="Times New Roman" w:cs="Times New Roman"/>
          <w:bCs/>
        </w:rPr>
        <w:t xml:space="preserve">. </w:t>
      </w:r>
      <w:r w:rsidR="00994C93">
        <w:rPr>
          <w:rFonts w:ascii="Times New Roman" w:eastAsia="Times New Roman" w:hAnsi="Times New Roman" w:cs="Times New Roman"/>
          <w:bCs/>
        </w:rPr>
        <w:t xml:space="preserve">Nitrogen is one of the main nutrients inhibiting seaweed growth, specifically in the form of ammonium. Although ammonium is imperative for productivity, the spatial patterns of it are </w:t>
      </w:r>
      <w:r w:rsidR="00AC3724">
        <w:rPr>
          <w:rFonts w:ascii="Times New Roman" w:eastAsia="Times New Roman" w:hAnsi="Times New Roman" w:cs="Times New Roman"/>
          <w:bCs/>
        </w:rPr>
        <w:t xml:space="preserve">poorly understood. </w:t>
      </w:r>
      <w:r w:rsidR="00615E3C">
        <w:rPr>
          <w:rFonts w:ascii="Times New Roman" w:eastAsia="Times New Roman" w:hAnsi="Times New Roman" w:cs="Times New Roman"/>
          <w:bCs/>
        </w:rPr>
        <w:t xml:space="preserve">Here I investigated the spatial patterns of ammonium in Indian Arm, British Columbia, and the potential </w:t>
      </w:r>
      <w:r w:rsidR="00DE128B">
        <w:rPr>
          <w:rFonts w:ascii="Times New Roman" w:eastAsia="Times New Roman" w:hAnsi="Times New Roman" w:cs="Times New Roman"/>
          <w:bCs/>
        </w:rPr>
        <w:t>e</w:t>
      </w:r>
      <w:r w:rsidR="00615E3C">
        <w:rPr>
          <w:rFonts w:ascii="Times New Roman" w:eastAsia="Times New Roman" w:hAnsi="Times New Roman" w:cs="Times New Roman"/>
          <w:bCs/>
        </w:rPr>
        <w:t>ffects on seaweed. Water samples were taken at the surface level and at 6 m depth to explore the distribution of ammonium. Sea cucumber surveys</w:t>
      </w:r>
      <w:r w:rsidR="0041494D">
        <w:rPr>
          <w:rFonts w:ascii="Times New Roman" w:eastAsia="Times New Roman" w:hAnsi="Times New Roman" w:cs="Times New Roman"/>
          <w:bCs/>
        </w:rPr>
        <w:t xml:space="preserve"> </w:t>
      </w:r>
      <w:r w:rsidR="00A32D37">
        <w:rPr>
          <w:rFonts w:ascii="Times New Roman" w:eastAsia="Times New Roman" w:hAnsi="Times New Roman" w:cs="Times New Roman"/>
          <w:bCs/>
        </w:rPr>
        <w:t>were completed and compared to the observed concentrations of ammonium in seawater, as sea cucumbers are a likely source of ammonium in the Indian Arm.</w:t>
      </w:r>
      <w:r w:rsidR="00DE128B">
        <w:rPr>
          <w:rFonts w:ascii="Times New Roman" w:eastAsia="Times New Roman" w:hAnsi="Times New Roman" w:cs="Times New Roman"/>
          <w:bCs/>
        </w:rPr>
        <w:t xml:space="preserve"> I also tested the effects of ammonium on early </w:t>
      </w:r>
      <w:r w:rsidR="00DE128B" w:rsidRPr="00CD58F9">
        <w:rPr>
          <w:rFonts w:ascii="Times New Roman" w:eastAsia="Times New Roman" w:hAnsi="Times New Roman" w:cs="Times New Roman"/>
          <w:bCs/>
          <w:i/>
          <w:iCs/>
        </w:rPr>
        <w:t>Fucus distichus</w:t>
      </w:r>
      <w:r w:rsidR="00DE128B">
        <w:rPr>
          <w:rFonts w:ascii="Times New Roman" w:eastAsia="Times New Roman" w:hAnsi="Times New Roman" w:cs="Times New Roman"/>
          <w:bCs/>
        </w:rPr>
        <w:t xml:space="preserve"> growth </w:t>
      </w:r>
      <w:r w:rsidR="00C97059">
        <w:rPr>
          <w:rFonts w:ascii="Times New Roman" w:eastAsia="Times New Roman" w:hAnsi="Times New Roman" w:cs="Times New Roman"/>
          <w:bCs/>
        </w:rPr>
        <w:t xml:space="preserve">and germination. </w:t>
      </w:r>
      <w:r w:rsidR="008153AD">
        <w:rPr>
          <w:rFonts w:ascii="Times New Roman" w:eastAsia="Times New Roman" w:hAnsi="Times New Roman" w:cs="Times New Roman"/>
          <w:bCs/>
        </w:rPr>
        <w:t>Additionally, samples of a native seaweed (</w:t>
      </w:r>
      <w:r w:rsidR="008153AD">
        <w:rPr>
          <w:rFonts w:ascii="Times New Roman" w:eastAsia="Times New Roman" w:hAnsi="Times New Roman" w:cs="Times New Roman"/>
          <w:bCs/>
          <w:i/>
          <w:iCs/>
        </w:rPr>
        <w:t>F. distichus</w:t>
      </w:r>
      <w:r w:rsidR="008153AD">
        <w:rPr>
          <w:rFonts w:ascii="Times New Roman" w:eastAsia="Times New Roman" w:hAnsi="Times New Roman" w:cs="Times New Roman"/>
          <w:bCs/>
        </w:rPr>
        <w:t>) and an invasive seaweed (</w:t>
      </w:r>
      <w:r w:rsidR="008153AD">
        <w:rPr>
          <w:rFonts w:ascii="Times New Roman" w:eastAsia="Times New Roman" w:hAnsi="Times New Roman" w:cs="Times New Roman"/>
          <w:bCs/>
          <w:i/>
          <w:iCs/>
        </w:rPr>
        <w:t xml:space="preserve">Sargassum </w:t>
      </w:r>
      <w:proofErr w:type="spellStart"/>
      <w:r w:rsidR="008153AD">
        <w:rPr>
          <w:rFonts w:ascii="Times New Roman" w:eastAsia="Times New Roman" w:hAnsi="Times New Roman" w:cs="Times New Roman"/>
          <w:bCs/>
          <w:i/>
          <w:iCs/>
        </w:rPr>
        <w:t>muticum</w:t>
      </w:r>
      <w:proofErr w:type="spellEnd"/>
      <w:r w:rsidR="008153AD">
        <w:rPr>
          <w:rFonts w:ascii="Times New Roman" w:eastAsia="Times New Roman" w:hAnsi="Times New Roman" w:cs="Times New Roman"/>
          <w:bCs/>
        </w:rPr>
        <w:t xml:space="preserve">) </w:t>
      </w:r>
      <w:r w:rsidR="00D84AA5">
        <w:rPr>
          <w:rFonts w:ascii="Times New Roman" w:eastAsia="Times New Roman" w:hAnsi="Times New Roman" w:cs="Times New Roman"/>
          <w:bCs/>
        </w:rPr>
        <w:t xml:space="preserve">were collected to determine the percent nitrogen content. I found that ammonium concentrations in seawater were homogenous at the surface and variation between sites became evident once samples at 6 m depth were taken. There was a marginally significant </w:t>
      </w:r>
      <w:r w:rsidR="007C4915">
        <w:rPr>
          <w:rFonts w:ascii="Times New Roman" w:eastAsia="Times New Roman" w:hAnsi="Times New Roman" w:cs="Times New Roman"/>
          <w:bCs/>
        </w:rPr>
        <w:t>relationship between sea cucumber population density and the ammonium concentration of site.</w:t>
      </w:r>
      <w:r w:rsidR="00B64960">
        <w:rPr>
          <w:rFonts w:ascii="Times New Roman" w:eastAsia="Times New Roman" w:hAnsi="Times New Roman" w:cs="Times New Roman"/>
          <w:bCs/>
        </w:rPr>
        <w:t xml:space="preserve"> The probability of germination of </w:t>
      </w:r>
      <w:r w:rsidR="00B64960">
        <w:rPr>
          <w:rFonts w:ascii="Times New Roman" w:eastAsia="Times New Roman" w:hAnsi="Times New Roman" w:cs="Times New Roman"/>
          <w:bCs/>
          <w:i/>
          <w:iCs/>
        </w:rPr>
        <w:t>F. distichus</w:t>
      </w:r>
      <w:r w:rsidR="00B64960">
        <w:rPr>
          <w:rFonts w:ascii="Times New Roman" w:eastAsia="Times New Roman" w:hAnsi="Times New Roman" w:cs="Times New Roman"/>
          <w:bCs/>
        </w:rPr>
        <w:t xml:space="preserve"> zygotes was higher with both low and high added concentrations of ammonium. The growth length of </w:t>
      </w:r>
      <w:r w:rsidR="00B64960">
        <w:rPr>
          <w:rFonts w:ascii="Times New Roman" w:eastAsia="Times New Roman" w:hAnsi="Times New Roman" w:cs="Times New Roman"/>
          <w:bCs/>
          <w:i/>
          <w:iCs/>
        </w:rPr>
        <w:t xml:space="preserve">F. distichus </w:t>
      </w:r>
      <w:r w:rsidR="00B64960">
        <w:rPr>
          <w:rFonts w:ascii="Times New Roman" w:eastAsia="Times New Roman" w:hAnsi="Times New Roman" w:cs="Times New Roman"/>
          <w:bCs/>
        </w:rPr>
        <w:t>zygotes was significantly higher in the high ammonium addition treatment.</w:t>
      </w:r>
      <w:r w:rsidR="00A36122">
        <w:rPr>
          <w:rFonts w:ascii="Times New Roman" w:eastAsia="Times New Roman" w:hAnsi="Times New Roman" w:cs="Times New Roman"/>
          <w:bCs/>
        </w:rPr>
        <w:t xml:space="preserve"> </w:t>
      </w:r>
      <w:r w:rsidR="003F1FD8">
        <w:rPr>
          <w:rFonts w:ascii="Times New Roman" w:eastAsia="Times New Roman" w:hAnsi="Times New Roman" w:cs="Times New Roman"/>
          <w:bCs/>
        </w:rPr>
        <w:t>By demonstrating that ammonium can improve the early growth of seaweeds we reiterate the important role of organisms such as sea cucumbers to provide nutrients for primary producers. This study is an early exploration of patterns of ammonium concentrations in salt-water fjords</w:t>
      </w:r>
      <w:r w:rsidR="009433B6">
        <w:rPr>
          <w:rFonts w:ascii="Times New Roman" w:eastAsia="Times New Roman" w:hAnsi="Times New Roman" w:cs="Times New Roman"/>
          <w:bCs/>
        </w:rPr>
        <w:t>.</w:t>
      </w:r>
      <w:r w:rsidR="003F1FD8">
        <w:rPr>
          <w:rFonts w:ascii="Times New Roman" w:eastAsia="Times New Roman" w:hAnsi="Times New Roman" w:cs="Times New Roman"/>
          <w:bCs/>
        </w:rPr>
        <w:t xml:space="preserve"> </w:t>
      </w:r>
      <w:r w:rsidR="009433B6">
        <w:rPr>
          <w:rFonts w:ascii="Times New Roman" w:eastAsia="Times New Roman" w:hAnsi="Times New Roman" w:cs="Times New Roman"/>
          <w:bCs/>
        </w:rPr>
        <w:t>M</w:t>
      </w:r>
      <w:r w:rsidR="003F1FD8">
        <w:rPr>
          <w:rFonts w:ascii="Times New Roman" w:eastAsia="Times New Roman" w:hAnsi="Times New Roman" w:cs="Times New Roman"/>
          <w:bCs/>
        </w:rPr>
        <w:t>ore studies must be done to further understand why we see the ammonium patterns that we do as ammonium is an importan</w:t>
      </w:r>
      <w:r w:rsidR="00512C28">
        <w:rPr>
          <w:rFonts w:ascii="Times New Roman" w:eastAsia="Times New Roman" w:hAnsi="Times New Roman" w:cs="Times New Roman"/>
          <w:bCs/>
        </w:rPr>
        <w:t xml:space="preserve">t nutrient in early seaweed growth. </w:t>
      </w:r>
    </w:p>
    <w:p w14:paraId="30F20E0F" w14:textId="77777777" w:rsidR="00E43FEB" w:rsidRPr="00CD58F9" w:rsidRDefault="00E43FEB" w:rsidP="00CD58F9">
      <w:pPr>
        <w:spacing w:line="480" w:lineRule="auto"/>
        <w:jc w:val="both"/>
        <w:rPr>
          <w:rFonts w:ascii="Times New Roman" w:eastAsia="Times New Roman" w:hAnsi="Times New Roman" w:cs="Times New Roman"/>
          <w:bCs/>
        </w:rPr>
      </w:pPr>
    </w:p>
    <w:p w14:paraId="00000006" w14:textId="22DC1A7C" w:rsidR="00887565" w:rsidRDefault="00E43FE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00000007" w14:textId="7DC5FCDF" w:rsidR="00887565" w:rsidRDefault="00F505F8" w:rsidP="00BA7AB2">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Macroalgal </w:t>
      </w:r>
      <w:r w:rsidR="00744F86">
        <w:rPr>
          <w:rFonts w:ascii="Times New Roman" w:eastAsia="Times New Roman" w:hAnsi="Times New Roman" w:cs="Times New Roman"/>
        </w:rPr>
        <w:t xml:space="preserve">ecosystems </w:t>
      </w:r>
      <w:r>
        <w:rPr>
          <w:rFonts w:ascii="Times New Roman" w:eastAsia="Times New Roman" w:hAnsi="Times New Roman" w:cs="Times New Roman"/>
        </w:rPr>
        <w:t xml:space="preserve">such as kelp forests and seaweed beds are </w:t>
      </w:r>
      <w:r w:rsidR="00744F86">
        <w:rPr>
          <w:rFonts w:ascii="Times New Roman" w:eastAsia="Times New Roman" w:hAnsi="Times New Roman" w:cs="Times New Roman"/>
        </w:rPr>
        <w:t>among</w:t>
      </w:r>
      <w:r>
        <w:rPr>
          <w:rFonts w:ascii="Times New Roman" w:eastAsia="Times New Roman" w:hAnsi="Times New Roman" w:cs="Times New Roman"/>
        </w:rPr>
        <w:t xml:space="preserve"> the most extensive and productive coastal ecosystems at a global scale (Krause-Jensen &amp; Duarte, 2016; Duarte, 2017). These </w:t>
      </w:r>
      <w:r w:rsidR="00744F86">
        <w:rPr>
          <w:rFonts w:ascii="Times New Roman" w:eastAsia="Times New Roman" w:hAnsi="Times New Roman" w:cs="Times New Roman"/>
        </w:rPr>
        <w:t xml:space="preserve">ecosystems </w:t>
      </w:r>
      <w:r>
        <w:rPr>
          <w:rFonts w:ascii="Times New Roman" w:eastAsia="Times New Roman" w:hAnsi="Times New Roman" w:cs="Times New Roman"/>
        </w:rPr>
        <w:t xml:space="preserve">are ecologically important as they provide </w:t>
      </w:r>
      <w:r w:rsidR="00744F86">
        <w:rPr>
          <w:rFonts w:ascii="Times New Roman" w:eastAsia="Times New Roman" w:hAnsi="Times New Roman" w:cs="Times New Roman"/>
        </w:rPr>
        <w:t xml:space="preserve">critical </w:t>
      </w:r>
      <w:r>
        <w:rPr>
          <w:rFonts w:ascii="Times New Roman" w:eastAsia="Times New Roman" w:hAnsi="Times New Roman" w:cs="Times New Roman"/>
        </w:rPr>
        <w:t xml:space="preserve">habitats for fish, invertebrates, and other marine life (Veiga et al., 2014). Additionally, macroalgal </w:t>
      </w:r>
      <w:r w:rsidR="00744F86">
        <w:rPr>
          <w:rFonts w:ascii="Times New Roman" w:eastAsia="Times New Roman" w:hAnsi="Times New Roman" w:cs="Times New Roman"/>
        </w:rPr>
        <w:t xml:space="preserve">ecosystems </w:t>
      </w:r>
      <w:r>
        <w:rPr>
          <w:rFonts w:ascii="Times New Roman" w:eastAsia="Times New Roman" w:hAnsi="Times New Roman" w:cs="Times New Roman"/>
        </w:rPr>
        <w:t>can enhance local biodiversity and fuel inshore food webs (Veiga et al., 2014). Coastal macrophytes (seagrass beds and macroalgae) have high rates of primary productivity as they fix and sequester ~ 50% of all carbon stored in marine sediments, while only covering 2% of the global ocean (Duarte &amp; Cebrián, 1996; Duarte, 2017; Macreadie et al., 2019).</w:t>
      </w:r>
    </w:p>
    <w:p w14:paraId="00000008" w14:textId="4F2EBFE9" w:rsidR="00887565" w:rsidRDefault="00F505F8">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Primary productivity in the ocean is often limited by nutrient availability (Redfield, 1958). Limited nutrient resources </w:t>
      </w:r>
      <w:r w:rsidR="00744F86">
        <w:rPr>
          <w:rFonts w:ascii="Times New Roman" w:eastAsia="Times New Roman" w:hAnsi="Times New Roman" w:cs="Times New Roman"/>
        </w:rPr>
        <w:t>are</w:t>
      </w:r>
      <w:r>
        <w:rPr>
          <w:rFonts w:ascii="Times New Roman" w:eastAsia="Times New Roman" w:hAnsi="Times New Roman" w:cs="Times New Roman"/>
        </w:rPr>
        <w:t xml:space="preserve"> a common constraint of seaweed growth, especially since nutrient</w:t>
      </w:r>
      <w:r w:rsidR="00744F86">
        <w:rPr>
          <w:rFonts w:ascii="Times New Roman" w:eastAsia="Times New Roman" w:hAnsi="Times New Roman" w:cs="Times New Roman"/>
        </w:rPr>
        <w:t xml:space="preserve"> availability</w:t>
      </w:r>
      <w:r>
        <w:rPr>
          <w:rFonts w:ascii="Times New Roman" w:eastAsia="Times New Roman" w:hAnsi="Times New Roman" w:cs="Times New Roman"/>
        </w:rPr>
        <w:t xml:space="preserve"> can be highly variable and dynamic in marine environments (Xiao et al., 2019). Nitrogen is one of the most common nutrients limiting ocean productivity and seaweed growth (Redfield, 1958; Bracken, 2004; Xiao et al., 2019). When nitrogen supply increases, </w:t>
      </w:r>
      <w:r w:rsidR="00744F86">
        <w:rPr>
          <w:rFonts w:ascii="Times New Roman" w:eastAsia="Times New Roman" w:hAnsi="Times New Roman" w:cs="Times New Roman"/>
        </w:rPr>
        <w:t xml:space="preserve">diversity and productivity of seaweeds </w:t>
      </w:r>
      <w:r w:rsidR="0079608F">
        <w:rPr>
          <w:rFonts w:ascii="Times New Roman" w:eastAsia="Times New Roman" w:hAnsi="Times New Roman" w:cs="Times New Roman"/>
        </w:rPr>
        <w:t xml:space="preserve">also </w:t>
      </w:r>
      <w:r>
        <w:rPr>
          <w:rFonts w:ascii="Times New Roman" w:eastAsia="Times New Roman" w:hAnsi="Times New Roman" w:cs="Times New Roman"/>
        </w:rPr>
        <w:t>increase (Bracken &amp; Nielsen, 2004; Bracken, 2004, Pfister et al., 2014).</w:t>
      </w:r>
    </w:p>
    <w:p w14:paraId="6BCF429F" w14:textId="5C24B109" w:rsidR="001C2EFF" w:rsidRDefault="00F505F8" w:rsidP="001C2EFF">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There are two main </w:t>
      </w:r>
      <w:r w:rsidR="00744F86">
        <w:rPr>
          <w:rFonts w:ascii="Times New Roman" w:eastAsia="Times New Roman" w:hAnsi="Times New Roman" w:cs="Times New Roman"/>
        </w:rPr>
        <w:t xml:space="preserve">forms </w:t>
      </w:r>
      <w:r>
        <w:rPr>
          <w:rFonts w:ascii="Times New Roman" w:eastAsia="Times New Roman" w:hAnsi="Times New Roman" w:cs="Times New Roman"/>
        </w:rPr>
        <w:t xml:space="preserve">of nitrogen in the ocean. One is nitrate, which is predominantly sourced from coastal upwelling (Mann, 1973). Another </w:t>
      </w:r>
      <w:r w:rsidR="00744F86">
        <w:rPr>
          <w:rFonts w:ascii="Times New Roman" w:eastAsia="Times New Roman" w:hAnsi="Times New Roman" w:cs="Times New Roman"/>
        </w:rPr>
        <w:t xml:space="preserve">form </w:t>
      </w:r>
      <w:r>
        <w:rPr>
          <w:rFonts w:ascii="Times New Roman" w:eastAsia="Times New Roman" w:hAnsi="Times New Roman" w:cs="Times New Roman"/>
        </w:rPr>
        <w:t>is ammonium</w:t>
      </w:r>
      <w:r w:rsidR="00744F86">
        <w:rPr>
          <w:rFonts w:ascii="Times New Roman" w:eastAsia="Times New Roman" w:hAnsi="Times New Roman" w:cs="Times New Roman"/>
        </w:rPr>
        <w:t>, which</w:t>
      </w:r>
      <w:r>
        <w:rPr>
          <w:rFonts w:ascii="Times New Roman" w:eastAsia="Times New Roman" w:hAnsi="Times New Roman" w:cs="Times New Roman"/>
        </w:rPr>
        <w:t xml:space="preserve"> is an animal</w:t>
      </w:r>
      <w:r w:rsidR="00744F86">
        <w:rPr>
          <w:rFonts w:ascii="Times New Roman" w:eastAsia="Times New Roman" w:hAnsi="Times New Roman" w:cs="Times New Roman"/>
        </w:rPr>
        <w:t>-</w:t>
      </w:r>
      <w:r>
        <w:rPr>
          <w:rFonts w:ascii="Times New Roman" w:eastAsia="Times New Roman" w:hAnsi="Times New Roman" w:cs="Times New Roman"/>
        </w:rPr>
        <w:t>mediated nutrient excret</w:t>
      </w:r>
      <w:r w:rsidR="00744F86">
        <w:rPr>
          <w:rFonts w:ascii="Times New Roman" w:eastAsia="Times New Roman" w:hAnsi="Times New Roman" w:cs="Times New Roman"/>
        </w:rPr>
        <w:t>ed by</w:t>
      </w:r>
      <w:r>
        <w:rPr>
          <w:rFonts w:ascii="Times New Roman" w:eastAsia="Times New Roman" w:hAnsi="Times New Roman" w:cs="Times New Roman"/>
        </w:rPr>
        <w:t xml:space="preserve"> many animals</w:t>
      </w:r>
      <w:r w:rsidR="00744F86">
        <w:rPr>
          <w:rFonts w:ascii="Times New Roman" w:eastAsia="Times New Roman" w:hAnsi="Times New Roman" w:cs="Times New Roman"/>
        </w:rPr>
        <w:t xml:space="preserve">, both vertebrates (e.g., </w:t>
      </w:r>
      <w:r>
        <w:rPr>
          <w:rFonts w:ascii="Times New Roman" w:eastAsia="Times New Roman" w:hAnsi="Times New Roman" w:cs="Times New Roman"/>
        </w:rPr>
        <w:t>fish</w:t>
      </w:r>
      <w:r w:rsidR="00744F86">
        <w:rPr>
          <w:rFonts w:ascii="Times New Roman" w:eastAsia="Times New Roman" w:hAnsi="Times New Roman" w:cs="Times New Roman"/>
        </w:rPr>
        <w:t>) and invertebrates (e.g.</w:t>
      </w:r>
      <w:r>
        <w:rPr>
          <w:rFonts w:ascii="Times New Roman" w:eastAsia="Times New Roman" w:hAnsi="Times New Roman" w:cs="Times New Roman"/>
        </w:rPr>
        <w:t>, mussels, sea cucumbers</w:t>
      </w:r>
      <w:r w:rsidR="00744F86">
        <w:rPr>
          <w:rFonts w:ascii="Times New Roman" w:eastAsia="Times New Roman" w:hAnsi="Times New Roman" w:cs="Times New Roman"/>
        </w:rPr>
        <w:t>)</w:t>
      </w:r>
      <w:r>
        <w:rPr>
          <w:rFonts w:ascii="Times New Roman" w:eastAsia="Times New Roman" w:hAnsi="Times New Roman" w:cs="Times New Roman"/>
        </w:rPr>
        <w:t xml:space="preserve">. These organisms </w:t>
      </w:r>
      <w:r w:rsidR="00744F86">
        <w:rPr>
          <w:rFonts w:ascii="Times New Roman" w:eastAsia="Times New Roman" w:hAnsi="Times New Roman" w:cs="Times New Roman"/>
        </w:rPr>
        <w:t>can</w:t>
      </w:r>
      <w:r>
        <w:rPr>
          <w:rFonts w:ascii="Times New Roman" w:eastAsia="Times New Roman" w:hAnsi="Times New Roman" w:cs="Times New Roman"/>
        </w:rPr>
        <w:t xml:space="preserve"> increase the </w:t>
      </w:r>
      <w:r w:rsidR="0079608F">
        <w:rPr>
          <w:rFonts w:ascii="Times New Roman" w:eastAsia="Times New Roman" w:hAnsi="Times New Roman" w:cs="Times New Roman"/>
        </w:rPr>
        <w:t xml:space="preserve">ambient concentrations </w:t>
      </w:r>
      <w:r>
        <w:rPr>
          <w:rFonts w:ascii="Times New Roman" w:eastAsia="Times New Roman" w:hAnsi="Times New Roman" w:cs="Times New Roman"/>
        </w:rPr>
        <w:t xml:space="preserve">of ammonium in the environments they inhabit (McIntyre et al., 2008; Aquilino et al., 2009; Pfister et al., 2014). Ammonium is especially important for algal species as it can </w:t>
      </w:r>
      <w:r w:rsidR="0079608F">
        <w:rPr>
          <w:rFonts w:ascii="Times New Roman" w:eastAsia="Times New Roman" w:hAnsi="Times New Roman" w:cs="Times New Roman"/>
        </w:rPr>
        <w:t xml:space="preserve">be taken up directly and </w:t>
      </w:r>
      <w:r>
        <w:rPr>
          <w:rFonts w:ascii="Times New Roman" w:eastAsia="Times New Roman" w:hAnsi="Times New Roman" w:cs="Times New Roman"/>
        </w:rPr>
        <w:t>increase</w:t>
      </w:r>
      <w:r w:rsidR="0079608F">
        <w:rPr>
          <w:rFonts w:ascii="Times New Roman" w:eastAsia="Times New Roman" w:hAnsi="Times New Roman" w:cs="Times New Roman"/>
        </w:rPr>
        <w:t>s</w:t>
      </w:r>
      <w:r>
        <w:rPr>
          <w:rFonts w:ascii="Times New Roman" w:eastAsia="Times New Roman" w:hAnsi="Times New Roman" w:cs="Times New Roman"/>
        </w:rPr>
        <w:t xml:space="preserve"> </w:t>
      </w:r>
      <w:r w:rsidR="0079608F">
        <w:rPr>
          <w:rFonts w:ascii="Times New Roman" w:eastAsia="Times New Roman" w:hAnsi="Times New Roman" w:cs="Times New Roman"/>
        </w:rPr>
        <w:t xml:space="preserve">local </w:t>
      </w:r>
      <w:r>
        <w:rPr>
          <w:rFonts w:ascii="Times New Roman" w:eastAsia="Times New Roman" w:hAnsi="Times New Roman" w:cs="Times New Roman"/>
        </w:rPr>
        <w:t xml:space="preserve">productivity and diversity (Bracken, 2004; Bracken &amp; Nielsen, 2004; Pfister, 2007). </w:t>
      </w:r>
      <w:r w:rsidR="0079608F">
        <w:rPr>
          <w:rFonts w:ascii="Times New Roman" w:eastAsia="Times New Roman" w:hAnsi="Times New Roman" w:cs="Times New Roman"/>
        </w:rPr>
        <w:t xml:space="preserve">Marine </w:t>
      </w:r>
      <w:r w:rsidR="0079608F">
        <w:rPr>
          <w:rFonts w:ascii="Times New Roman" w:eastAsia="Times New Roman" w:hAnsi="Times New Roman" w:cs="Times New Roman"/>
        </w:rPr>
        <w:lastRenderedPageBreak/>
        <w:t>nitrogen varies n</w:t>
      </w:r>
      <w:r>
        <w:rPr>
          <w:rFonts w:ascii="Times New Roman" w:eastAsia="Times New Roman" w:hAnsi="Times New Roman" w:cs="Times New Roman"/>
        </w:rPr>
        <w:t xml:space="preserve">ot only </w:t>
      </w:r>
      <w:r w:rsidR="0079608F">
        <w:rPr>
          <w:rFonts w:ascii="Times New Roman" w:eastAsia="Times New Roman" w:hAnsi="Times New Roman" w:cs="Times New Roman"/>
        </w:rPr>
        <w:t>in</w:t>
      </w:r>
      <w:r>
        <w:rPr>
          <w:rFonts w:ascii="Times New Roman" w:eastAsia="Times New Roman" w:hAnsi="Times New Roman" w:cs="Times New Roman"/>
        </w:rPr>
        <w:t xml:space="preserve"> form but also spatially (Pfister et al., 2014). </w:t>
      </w:r>
      <w:r w:rsidR="0079608F">
        <w:rPr>
          <w:rFonts w:ascii="Times New Roman" w:eastAsia="Times New Roman" w:hAnsi="Times New Roman" w:cs="Times New Roman"/>
        </w:rPr>
        <w:t>For example, a</w:t>
      </w:r>
      <w:r>
        <w:rPr>
          <w:rFonts w:ascii="Times New Roman" w:eastAsia="Times New Roman" w:hAnsi="Times New Roman" w:cs="Times New Roman"/>
        </w:rPr>
        <w:t xml:space="preserve">mmonium concentrations </w:t>
      </w:r>
      <w:r w:rsidR="00DA16C7">
        <w:rPr>
          <w:rFonts w:ascii="Times New Roman" w:eastAsia="Times New Roman" w:hAnsi="Times New Roman" w:cs="Times New Roman"/>
        </w:rPr>
        <w:t xml:space="preserve">can </w:t>
      </w:r>
      <w:r>
        <w:rPr>
          <w:rFonts w:ascii="Times New Roman" w:eastAsia="Times New Roman" w:hAnsi="Times New Roman" w:cs="Times New Roman"/>
        </w:rPr>
        <w:t>vary with distance from shore, reflecting the organisms that are present in different areas (Pfister et al., 2014).</w:t>
      </w:r>
      <w:r w:rsidR="00E9352E">
        <w:rPr>
          <w:rFonts w:ascii="Times New Roman" w:eastAsia="Times New Roman" w:hAnsi="Times New Roman" w:cs="Times New Roman"/>
        </w:rPr>
        <w:t xml:space="preserve"> There are few studies that </w:t>
      </w:r>
      <w:r w:rsidR="00CA49A7">
        <w:rPr>
          <w:rFonts w:ascii="Times New Roman" w:eastAsia="Times New Roman" w:hAnsi="Times New Roman" w:cs="Times New Roman"/>
        </w:rPr>
        <w:t>examine the spatial distribution of ammonium in marine environments on any scale</w:t>
      </w:r>
      <w:r w:rsidR="00992D5D">
        <w:rPr>
          <w:rFonts w:ascii="Times New Roman" w:eastAsia="Times New Roman" w:hAnsi="Times New Roman" w:cs="Times New Roman"/>
        </w:rPr>
        <w:t>. By this lack of knowledge regarding ammonium distribution, we also have a poor understanding of how these patterns are influencing primary producers such a</w:t>
      </w:r>
      <w:r w:rsidR="001C2EFF">
        <w:rPr>
          <w:rFonts w:ascii="Times New Roman" w:eastAsia="Times New Roman" w:hAnsi="Times New Roman" w:cs="Times New Roman"/>
        </w:rPr>
        <w:t>s</w:t>
      </w:r>
      <w:r w:rsidR="00992D5D">
        <w:rPr>
          <w:rFonts w:ascii="Times New Roman" w:eastAsia="Times New Roman" w:hAnsi="Times New Roman" w:cs="Times New Roman"/>
        </w:rPr>
        <w:t xml:space="preserve"> se</w:t>
      </w:r>
      <w:r w:rsidR="00EA7C27">
        <w:rPr>
          <w:rFonts w:ascii="Times New Roman" w:eastAsia="Times New Roman" w:hAnsi="Times New Roman" w:cs="Times New Roman"/>
        </w:rPr>
        <w:t>a</w:t>
      </w:r>
      <w:r w:rsidR="00992D5D">
        <w:rPr>
          <w:rFonts w:ascii="Times New Roman" w:eastAsia="Times New Roman" w:hAnsi="Times New Roman" w:cs="Times New Roman"/>
        </w:rPr>
        <w:t>weeds.</w:t>
      </w:r>
      <w:r w:rsidR="001C2EFF">
        <w:rPr>
          <w:rFonts w:ascii="Times New Roman" w:eastAsia="Times New Roman" w:hAnsi="Times New Roman" w:cs="Times New Roman"/>
        </w:rPr>
        <w:t xml:space="preserve"> Regardless of spatial distribution, we are aware that ammonium can</w:t>
      </w:r>
      <w:r w:rsidR="000138D0">
        <w:rPr>
          <w:rFonts w:ascii="Times New Roman" w:eastAsia="Times New Roman" w:hAnsi="Times New Roman" w:cs="Times New Roman"/>
        </w:rPr>
        <w:t xml:space="preserve"> have impacts to</w:t>
      </w:r>
      <w:r w:rsidR="001C2EFF">
        <w:rPr>
          <w:rFonts w:ascii="Times New Roman" w:eastAsia="Times New Roman" w:hAnsi="Times New Roman" w:cs="Times New Roman"/>
        </w:rPr>
        <w:t xml:space="preserve"> seaweed</w:t>
      </w:r>
      <w:r w:rsidR="000138D0">
        <w:rPr>
          <w:rFonts w:ascii="Times New Roman" w:eastAsia="Times New Roman" w:hAnsi="Times New Roman" w:cs="Times New Roman"/>
        </w:rPr>
        <w:t xml:space="preserve">, </w:t>
      </w:r>
      <w:r w:rsidR="001C2EFF">
        <w:rPr>
          <w:rFonts w:ascii="Times New Roman" w:eastAsia="Times New Roman" w:hAnsi="Times New Roman" w:cs="Times New Roman"/>
        </w:rPr>
        <w:t xml:space="preserve">but we are unaware at which life stages of the seaweeds that ammonium is </w:t>
      </w:r>
      <w:r w:rsidR="00385AB1">
        <w:rPr>
          <w:rFonts w:ascii="Times New Roman" w:eastAsia="Times New Roman" w:hAnsi="Times New Roman" w:cs="Times New Roman"/>
        </w:rPr>
        <w:t>influencing</w:t>
      </w:r>
      <w:r w:rsidR="000138D0">
        <w:rPr>
          <w:rFonts w:ascii="Times New Roman" w:eastAsia="Times New Roman" w:hAnsi="Times New Roman" w:cs="Times New Roman"/>
        </w:rPr>
        <w:t>.</w:t>
      </w:r>
    </w:p>
    <w:p w14:paraId="0000000C" w14:textId="2064D55A" w:rsidR="00887565" w:rsidRDefault="00F505F8" w:rsidP="00E1453C">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This study aims to explore the spatial patterns of ammonium in Indian Arm</w:t>
      </w:r>
      <w:r w:rsidR="002914A1">
        <w:rPr>
          <w:rFonts w:ascii="Times New Roman" w:eastAsia="Times New Roman" w:hAnsi="Times New Roman" w:cs="Times New Roman"/>
        </w:rPr>
        <w:t>, British Columbia (BC), Canada,</w:t>
      </w:r>
      <w:r>
        <w:rPr>
          <w:rFonts w:ascii="Times New Roman" w:eastAsia="Times New Roman" w:hAnsi="Times New Roman" w:cs="Times New Roman"/>
        </w:rPr>
        <w:t xml:space="preserve"> and to determine the effects of ammonium on the early growth stages of </w:t>
      </w:r>
      <w:r w:rsidR="00A868BB">
        <w:rPr>
          <w:rFonts w:ascii="Times New Roman" w:eastAsia="Times New Roman" w:hAnsi="Times New Roman" w:cs="Times New Roman"/>
        </w:rPr>
        <w:t xml:space="preserve">a common </w:t>
      </w:r>
      <w:r>
        <w:rPr>
          <w:rFonts w:ascii="Times New Roman" w:eastAsia="Times New Roman" w:hAnsi="Times New Roman" w:cs="Times New Roman"/>
        </w:rPr>
        <w:t xml:space="preserve">intertidal seaweed, </w:t>
      </w:r>
      <w:r>
        <w:rPr>
          <w:rFonts w:ascii="Times New Roman" w:eastAsia="Times New Roman" w:hAnsi="Times New Roman" w:cs="Times New Roman"/>
          <w:i/>
        </w:rPr>
        <w:t>Fucus distichus</w:t>
      </w:r>
      <w:r>
        <w:rPr>
          <w:rFonts w:ascii="Times New Roman" w:eastAsia="Times New Roman" w:hAnsi="Times New Roman" w:cs="Times New Roman"/>
        </w:rPr>
        <w:t xml:space="preserve">. </w:t>
      </w:r>
      <w:r w:rsidR="001E4F72">
        <w:rPr>
          <w:rFonts w:ascii="Times New Roman" w:eastAsia="Times New Roman" w:hAnsi="Times New Roman" w:cs="Times New Roman"/>
        </w:rPr>
        <w:t xml:space="preserve">I </w:t>
      </w:r>
      <w:r w:rsidR="00A868BB">
        <w:rPr>
          <w:rFonts w:ascii="Times New Roman" w:eastAsia="Times New Roman" w:hAnsi="Times New Roman" w:cs="Times New Roman"/>
        </w:rPr>
        <w:t xml:space="preserve">specifically asked </w:t>
      </w:r>
      <w:r w:rsidR="00946D25">
        <w:rPr>
          <w:rFonts w:ascii="Times New Roman" w:eastAsia="Times New Roman" w:hAnsi="Times New Roman" w:cs="Times New Roman"/>
        </w:rPr>
        <w:t xml:space="preserve">if </w:t>
      </w:r>
      <w:r w:rsidR="00E05AD6">
        <w:rPr>
          <w:rFonts w:ascii="Times New Roman" w:eastAsia="Times New Roman" w:hAnsi="Times New Roman" w:cs="Times New Roman"/>
        </w:rPr>
        <w:t>the concentration of ammonium in seawater is correlated to the number of sea cucumbers in a location</w:t>
      </w:r>
      <w:r w:rsidR="00685052">
        <w:rPr>
          <w:rFonts w:ascii="Times New Roman" w:eastAsia="Times New Roman" w:hAnsi="Times New Roman" w:cs="Times New Roman"/>
        </w:rPr>
        <w:t>, as they are a possible biotic source of ammonium</w:t>
      </w:r>
      <w:r w:rsidR="00E05AD6">
        <w:rPr>
          <w:rFonts w:ascii="Times New Roman" w:eastAsia="Times New Roman" w:hAnsi="Times New Roman" w:cs="Times New Roman"/>
        </w:rPr>
        <w:t xml:space="preserve">. Additionally, I asked if </w:t>
      </w:r>
      <w:r w:rsidR="00E05AD6" w:rsidRPr="00D06679">
        <w:rPr>
          <w:rFonts w:ascii="Times New Roman" w:eastAsia="Times New Roman" w:hAnsi="Times New Roman" w:cs="Times New Roman"/>
          <w:i/>
          <w:iCs/>
        </w:rPr>
        <w:t>F. distichus</w:t>
      </w:r>
      <w:r w:rsidR="00E05AD6">
        <w:rPr>
          <w:rFonts w:ascii="Times New Roman" w:eastAsia="Times New Roman" w:hAnsi="Times New Roman" w:cs="Times New Roman"/>
        </w:rPr>
        <w:t xml:space="preserve"> early growth and germination is influenced by the concentration of ammonium </w:t>
      </w:r>
      <w:r w:rsidR="00B81A06">
        <w:rPr>
          <w:rFonts w:ascii="Times New Roman" w:eastAsia="Times New Roman" w:hAnsi="Times New Roman" w:cs="Times New Roman"/>
        </w:rPr>
        <w:t>in seawater</w:t>
      </w:r>
      <w:r w:rsidR="00161748">
        <w:rPr>
          <w:rFonts w:ascii="Times New Roman" w:eastAsia="Times New Roman" w:hAnsi="Times New Roman" w:cs="Times New Roman"/>
        </w:rPr>
        <w:t xml:space="preserve">. Furthermore, I investigated whether the percent nitrogen content differed between a native and an invasive species of seaweed. </w:t>
      </w:r>
      <w:r w:rsidR="00A868BB">
        <w:rPr>
          <w:rFonts w:ascii="Times New Roman" w:eastAsia="Times New Roman" w:hAnsi="Times New Roman" w:cs="Times New Roman"/>
        </w:rPr>
        <w:t xml:space="preserve"> I </w:t>
      </w:r>
      <w:r w:rsidR="001E4F72">
        <w:rPr>
          <w:rFonts w:ascii="Times New Roman" w:eastAsia="Times New Roman" w:hAnsi="Times New Roman" w:cs="Times New Roman"/>
        </w:rPr>
        <w:t xml:space="preserve">used a combination of </w:t>
      </w:r>
      <w:r>
        <w:rPr>
          <w:rFonts w:ascii="Times New Roman" w:eastAsia="Times New Roman" w:hAnsi="Times New Roman" w:cs="Times New Roman"/>
        </w:rPr>
        <w:t>surface and subsurface water samples</w:t>
      </w:r>
      <w:r w:rsidR="001E4F72">
        <w:rPr>
          <w:rFonts w:ascii="Times New Roman" w:eastAsia="Times New Roman" w:hAnsi="Times New Roman" w:cs="Times New Roman"/>
        </w:rPr>
        <w:t xml:space="preserve"> collection and ammonium </w:t>
      </w:r>
      <w:r>
        <w:rPr>
          <w:rFonts w:ascii="Times New Roman" w:eastAsia="Times New Roman" w:hAnsi="Times New Roman" w:cs="Times New Roman"/>
        </w:rPr>
        <w:t>analys</w:t>
      </w:r>
      <w:r w:rsidR="001E4F72">
        <w:rPr>
          <w:rFonts w:ascii="Times New Roman" w:eastAsia="Times New Roman" w:hAnsi="Times New Roman" w:cs="Times New Roman"/>
        </w:rPr>
        <w:t xml:space="preserve">is, subtidal </w:t>
      </w:r>
      <w:r>
        <w:rPr>
          <w:rFonts w:ascii="Times New Roman" w:eastAsia="Times New Roman" w:hAnsi="Times New Roman" w:cs="Times New Roman"/>
        </w:rPr>
        <w:t xml:space="preserve">surveys </w:t>
      </w:r>
      <w:r w:rsidR="001E4F72">
        <w:rPr>
          <w:rFonts w:ascii="Times New Roman" w:eastAsia="Times New Roman" w:hAnsi="Times New Roman" w:cs="Times New Roman"/>
        </w:rPr>
        <w:t xml:space="preserve">of sea cucumbers, </w:t>
      </w:r>
      <w:r w:rsidR="006F19BA">
        <w:rPr>
          <w:rFonts w:ascii="Times New Roman" w:eastAsia="Times New Roman" w:hAnsi="Times New Roman" w:cs="Times New Roman"/>
        </w:rPr>
        <w:t>germination,</w:t>
      </w:r>
      <w:r>
        <w:rPr>
          <w:rFonts w:ascii="Times New Roman" w:eastAsia="Times New Roman" w:hAnsi="Times New Roman" w:cs="Times New Roman"/>
        </w:rPr>
        <w:t xml:space="preserve"> and early growth experiments of </w:t>
      </w:r>
      <w:r>
        <w:rPr>
          <w:rFonts w:ascii="Times New Roman" w:eastAsia="Times New Roman" w:hAnsi="Times New Roman" w:cs="Times New Roman"/>
          <w:i/>
        </w:rPr>
        <w:t xml:space="preserve">Fucus distichus </w:t>
      </w:r>
      <w:r>
        <w:rPr>
          <w:rFonts w:ascii="Times New Roman" w:eastAsia="Times New Roman" w:hAnsi="Times New Roman" w:cs="Times New Roman"/>
        </w:rPr>
        <w:t>under varying ammonium concentrations</w:t>
      </w:r>
      <w:r w:rsidR="00D0399F">
        <w:rPr>
          <w:rFonts w:ascii="Times New Roman" w:eastAsia="Times New Roman" w:hAnsi="Times New Roman" w:cs="Times New Roman"/>
        </w:rPr>
        <w:t>, as well as percent nitrogen content analyses</w:t>
      </w:r>
      <w:r w:rsidR="00A868BB">
        <w:rPr>
          <w:rFonts w:ascii="Times New Roman" w:eastAsia="Times New Roman" w:hAnsi="Times New Roman" w:cs="Times New Roman"/>
        </w:rPr>
        <w:t xml:space="preserve"> to answer these questions</w:t>
      </w:r>
      <w:r>
        <w:rPr>
          <w:rFonts w:ascii="Times New Roman" w:eastAsia="Times New Roman" w:hAnsi="Times New Roman" w:cs="Times New Roman"/>
        </w:rPr>
        <w:t xml:space="preserve">. </w:t>
      </w:r>
    </w:p>
    <w:p w14:paraId="7C362F74" w14:textId="77777777" w:rsidR="00BA7AB2" w:rsidRDefault="00BA7AB2">
      <w:pPr>
        <w:spacing w:line="480" w:lineRule="auto"/>
        <w:rPr>
          <w:rFonts w:ascii="Times New Roman" w:eastAsia="Times New Roman" w:hAnsi="Times New Roman" w:cs="Times New Roman"/>
          <w:b/>
        </w:rPr>
      </w:pPr>
    </w:p>
    <w:p w14:paraId="0DA31D1A" w14:textId="77777777" w:rsidR="00BA7AB2" w:rsidRDefault="00BA7AB2">
      <w:pPr>
        <w:spacing w:line="480" w:lineRule="auto"/>
        <w:rPr>
          <w:rFonts w:ascii="Times New Roman" w:eastAsia="Times New Roman" w:hAnsi="Times New Roman" w:cs="Times New Roman"/>
          <w:b/>
        </w:rPr>
      </w:pPr>
    </w:p>
    <w:p w14:paraId="2BBDC6D9" w14:textId="77777777" w:rsidR="00BA7AB2" w:rsidRDefault="00BA7AB2">
      <w:pPr>
        <w:spacing w:line="480" w:lineRule="auto"/>
        <w:rPr>
          <w:rFonts w:ascii="Times New Roman" w:eastAsia="Times New Roman" w:hAnsi="Times New Roman" w:cs="Times New Roman"/>
          <w:b/>
        </w:rPr>
      </w:pPr>
    </w:p>
    <w:p w14:paraId="6023BDED" w14:textId="77777777" w:rsidR="00BA7AB2" w:rsidRDefault="00BA7AB2">
      <w:pPr>
        <w:spacing w:line="480" w:lineRule="auto"/>
        <w:rPr>
          <w:rFonts w:ascii="Times New Roman" w:eastAsia="Times New Roman" w:hAnsi="Times New Roman" w:cs="Times New Roman"/>
          <w:b/>
        </w:rPr>
      </w:pPr>
    </w:p>
    <w:p w14:paraId="0000000D" w14:textId="2A823479" w:rsidR="00887565" w:rsidRDefault="00F505F8">
      <w:pPr>
        <w:spacing w:line="480" w:lineRule="auto"/>
        <w:rPr>
          <w:rFonts w:ascii="Times New Roman" w:eastAsia="Times New Roman" w:hAnsi="Times New Roman" w:cs="Times New Roman"/>
        </w:rPr>
      </w:pPr>
      <w:r>
        <w:rPr>
          <w:rFonts w:ascii="Times New Roman" w:eastAsia="Times New Roman" w:hAnsi="Times New Roman" w:cs="Times New Roman"/>
          <w:b/>
        </w:rPr>
        <w:lastRenderedPageBreak/>
        <w:t>METHODS</w:t>
      </w:r>
    </w:p>
    <w:p w14:paraId="2E4EADE1" w14:textId="61E1377B" w:rsidR="00A868BB" w:rsidRDefault="00A868BB">
      <w:pPr>
        <w:spacing w:line="480" w:lineRule="auto"/>
        <w:jc w:val="both"/>
        <w:rPr>
          <w:rFonts w:ascii="Times New Roman" w:eastAsia="Times New Roman" w:hAnsi="Times New Roman" w:cs="Times New Roman"/>
          <w:b/>
        </w:rPr>
      </w:pPr>
      <w:r>
        <w:rPr>
          <w:rFonts w:ascii="Times New Roman" w:eastAsia="Times New Roman" w:hAnsi="Times New Roman" w:cs="Times New Roman"/>
          <w:b/>
        </w:rPr>
        <w:t>Study site</w:t>
      </w:r>
      <w:r w:rsidR="002A619C">
        <w:rPr>
          <w:rFonts w:ascii="Times New Roman" w:eastAsia="Times New Roman" w:hAnsi="Times New Roman" w:cs="Times New Roman"/>
          <w:b/>
        </w:rPr>
        <w:t>s</w:t>
      </w:r>
      <w:r>
        <w:rPr>
          <w:rFonts w:ascii="Times New Roman" w:eastAsia="Times New Roman" w:hAnsi="Times New Roman" w:cs="Times New Roman"/>
          <w:b/>
        </w:rPr>
        <w:t xml:space="preserve"> and study species</w:t>
      </w:r>
    </w:p>
    <w:p w14:paraId="0279857D" w14:textId="5759ABD8" w:rsidR="00A868BB" w:rsidRDefault="00A868BB">
      <w:pPr>
        <w:spacing w:line="480" w:lineRule="auto"/>
        <w:jc w:val="both"/>
        <w:rPr>
          <w:rFonts w:ascii="Times New Roman" w:eastAsia="Times New Roman" w:hAnsi="Times New Roman" w:cs="Times New Roman"/>
        </w:rPr>
      </w:pPr>
      <w:r>
        <w:rPr>
          <w:rFonts w:ascii="Times New Roman" w:eastAsia="Times New Roman" w:hAnsi="Times New Roman" w:cs="Times New Roman"/>
        </w:rPr>
        <w:t>The study was conducted in Indian Arm</w:t>
      </w:r>
      <w:r w:rsidR="007A5AD4">
        <w:rPr>
          <w:rFonts w:ascii="Times New Roman" w:eastAsia="Times New Roman" w:hAnsi="Times New Roman" w:cs="Times New Roman"/>
        </w:rPr>
        <w:t>,</w:t>
      </w:r>
      <w:r>
        <w:rPr>
          <w:rFonts w:ascii="Times New Roman" w:eastAsia="Times New Roman" w:hAnsi="Times New Roman" w:cs="Times New Roman"/>
        </w:rPr>
        <w:t xml:space="preserve"> a salt-water fjord </w:t>
      </w:r>
      <w:r w:rsidR="00520205">
        <w:rPr>
          <w:rFonts w:ascii="Times New Roman" w:eastAsia="Times New Roman" w:hAnsi="Times New Roman" w:cs="Times New Roman"/>
        </w:rPr>
        <w:t>located north of Vancouver, British Columbia</w:t>
      </w:r>
      <w:r w:rsidR="00193402">
        <w:rPr>
          <w:rFonts w:ascii="Times New Roman" w:eastAsia="Times New Roman" w:hAnsi="Times New Roman" w:cs="Times New Roman"/>
        </w:rPr>
        <w:t>, Canada</w:t>
      </w:r>
      <w:r w:rsidR="00520205">
        <w:rPr>
          <w:rFonts w:ascii="Times New Roman" w:eastAsia="Times New Roman" w:hAnsi="Times New Roman" w:cs="Times New Roman"/>
        </w:rPr>
        <w:t xml:space="preserve">. </w:t>
      </w:r>
      <w:r w:rsidR="00E55EAC">
        <w:rPr>
          <w:rFonts w:ascii="Times New Roman" w:eastAsia="Times New Roman" w:hAnsi="Times New Roman" w:cs="Times New Roman"/>
        </w:rPr>
        <w:t xml:space="preserve">The fjord </w:t>
      </w:r>
      <w:r>
        <w:rPr>
          <w:rFonts w:ascii="Times New Roman" w:eastAsia="Times New Roman" w:hAnsi="Times New Roman" w:cs="Times New Roman"/>
        </w:rPr>
        <w:t xml:space="preserve">extends 20 km north of Burrard </w:t>
      </w:r>
      <w:r w:rsidR="003E1845">
        <w:rPr>
          <w:rFonts w:ascii="Times New Roman" w:eastAsia="Times New Roman" w:hAnsi="Times New Roman" w:cs="Times New Roman"/>
        </w:rPr>
        <w:t>Inlet and</w:t>
      </w:r>
      <w:r w:rsidR="00CC6DE9">
        <w:rPr>
          <w:rFonts w:ascii="Times New Roman" w:eastAsia="Times New Roman" w:hAnsi="Times New Roman" w:cs="Times New Roman"/>
        </w:rPr>
        <w:t xml:space="preserve"> is </w:t>
      </w:r>
      <w:r w:rsidR="00BF2062">
        <w:rPr>
          <w:rFonts w:ascii="Times New Roman" w:eastAsia="Times New Roman" w:hAnsi="Times New Roman" w:cs="Times New Roman"/>
        </w:rPr>
        <w:t>commonly used for recreational purposes</w:t>
      </w:r>
      <w:r>
        <w:rPr>
          <w:rFonts w:ascii="Times New Roman" w:eastAsia="Times New Roman" w:hAnsi="Times New Roman" w:cs="Times New Roman"/>
        </w:rPr>
        <w:t>. Fjords typically exhibit strong stratification, with surface waters constantly moving and deeper waters having little opportunity for mixing (</w:t>
      </w:r>
      <w:proofErr w:type="spellStart"/>
      <w:r>
        <w:rPr>
          <w:rFonts w:ascii="Times New Roman" w:eastAsia="Times New Roman" w:hAnsi="Times New Roman" w:cs="Times New Roman"/>
        </w:rPr>
        <w:t>Stigebrandt</w:t>
      </w:r>
      <w:proofErr w:type="spellEnd"/>
      <w:r>
        <w:rPr>
          <w:rFonts w:ascii="Times New Roman" w:eastAsia="Times New Roman" w:hAnsi="Times New Roman" w:cs="Times New Roman"/>
        </w:rPr>
        <w:t xml:space="preserve">, 2012). The hydrodynamics of fjords are </w:t>
      </w:r>
      <w:r w:rsidR="009433B6">
        <w:rPr>
          <w:rFonts w:ascii="Times New Roman" w:eastAsia="Times New Roman" w:hAnsi="Times New Roman" w:cs="Times New Roman"/>
        </w:rPr>
        <w:t>well</w:t>
      </w:r>
      <w:r>
        <w:rPr>
          <w:rFonts w:ascii="Times New Roman" w:eastAsia="Times New Roman" w:hAnsi="Times New Roman" w:cs="Times New Roman"/>
        </w:rPr>
        <w:t xml:space="preserve"> understood, but both the spatial patterns of nutrient distribution and their causes are less understood, prompting this study to investigate these patterns and their implications for seaweed growth.</w:t>
      </w:r>
    </w:p>
    <w:p w14:paraId="752592B2" w14:textId="252CF343" w:rsidR="00A868BB" w:rsidRDefault="00A868BB" w:rsidP="00A868BB">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i/>
        </w:rPr>
        <w:t>Fucus distichus</w:t>
      </w:r>
      <w:r>
        <w:rPr>
          <w:rFonts w:ascii="Times New Roman" w:eastAsia="Times New Roman" w:hAnsi="Times New Roman" w:cs="Times New Roman"/>
        </w:rPr>
        <w:t xml:space="preserve"> is a monoecious brown alga with a diplontic life history (Pearson &amp; Brawley, 1996),</w:t>
      </w:r>
      <w:r w:rsidRPr="002914A1">
        <w:rPr>
          <w:rFonts w:ascii="Times New Roman" w:eastAsia="Times New Roman" w:hAnsi="Times New Roman" w:cs="Times New Roman"/>
        </w:rPr>
        <w:t xml:space="preserve"> </w:t>
      </w:r>
      <w:r>
        <w:rPr>
          <w:rFonts w:ascii="Times New Roman" w:eastAsia="Times New Roman" w:hAnsi="Times New Roman" w:cs="Times New Roman"/>
        </w:rPr>
        <w:t>abundant</w:t>
      </w:r>
      <w:ins w:id="5" w:author="Kiara Kattler" w:date="2022-04-25T21:27:00Z">
        <w:r w:rsidR="00BB664C">
          <w:rPr>
            <w:rFonts w:ascii="Times New Roman" w:eastAsia="Times New Roman" w:hAnsi="Times New Roman" w:cs="Times New Roman"/>
          </w:rPr>
          <w:t xml:space="preserve"> </w:t>
        </w:r>
      </w:ins>
      <w:r>
        <w:rPr>
          <w:rFonts w:ascii="Times New Roman" w:eastAsia="Times New Roman" w:hAnsi="Times New Roman" w:cs="Times New Roman"/>
        </w:rPr>
        <w:t xml:space="preserve">in the coastal waters of British Columbia ​​(Lamb et al., 2005). During reproduction, eggs and sperm are released into the surrounding seawater where fertilization occurs, and the newly created zygotes settle onto the substratum (Van Den Hoek et al., 1995). The zygotes grow by the extension of a rhizoid towards light, making </w:t>
      </w:r>
      <w:r w:rsidRPr="00E305E8">
        <w:rPr>
          <w:rFonts w:ascii="Times New Roman" w:eastAsia="Times New Roman" w:hAnsi="Times New Roman" w:cs="Times New Roman"/>
          <w:i/>
          <w:iCs/>
        </w:rPr>
        <w:t>F. distichus</w:t>
      </w:r>
      <w:r>
        <w:rPr>
          <w:rFonts w:ascii="Times New Roman" w:eastAsia="Times New Roman" w:hAnsi="Times New Roman" w:cs="Times New Roman"/>
        </w:rPr>
        <w:t xml:space="preserve"> an ideal species to measure growth at the earliest life stage.</w:t>
      </w:r>
    </w:p>
    <w:p w14:paraId="12AC4025" w14:textId="3752FD36" w:rsidR="00A868BB" w:rsidRPr="00334532" w:rsidRDefault="00A868BB">
      <w:pPr>
        <w:spacing w:line="480" w:lineRule="auto"/>
        <w:jc w:val="both"/>
        <w:rPr>
          <w:rFonts w:ascii="Times New Roman" w:eastAsia="Times New Roman" w:hAnsi="Times New Roman" w:cs="Times New Roman"/>
          <w:bCs/>
        </w:rPr>
      </w:pPr>
      <w:r w:rsidRPr="00334532">
        <w:rPr>
          <w:rFonts w:ascii="Times New Roman" w:eastAsia="Times New Roman" w:hAnsi="Times New Roman" w:cs="Times New Roman"/>
          <w:bCs/>
        </w:rPr>
        <w:tab/>
      </w:r>
      <w:r w:rsidR="00732A0F">
        <w:rPr>
          <w:rFonts w:ascii="Times New Roman" w:eastAsia="Times New Roman" w:hAnsi="Times New Roman" w:cs="Times New Roman"/>
          <w:bCs/>
        </w:rPr>
        <w:t>Giant</w:t>
      </w:r>
      <w:r w:rsidR="009F760C">
        <w:rPr>
          <w:rFonts w:ascii="Times New Roman" w:eastAsia="Times New Roman" w:hAnsi="Times New Roman" w:cs="Times New Roman"/>
          <w:bCs/>
        </w:rPr>
        <w:t xml:space="preserve"> California</w:t>
      </w:r>
      <w:r w:rsidR="00732A0F">
        <w:rPr>
          <w:rFonts w:ascii="Times New Roman" w:eastAsia="Times New Roman" w:hAnsi="Times New Roman" w:cs="Times New Roman"/>
          <w:bCs/>
        </w:rPr>
        <w:t xml:space="preserve"> </w:t>
      </w:r>
      <w:r w:rsidRPr="00334532">
        <w:rPr>
          <w:rFonts w:ascii="Times New Roman" w:eastAsia="Times New Roman" w:hAnsi="Times New Roman" w:cs="Times New Roman"/>
          <w:bCs/>
        </w:rPr>
        <w:t>sea cucumbers</w:t>
      </w:r>
      <w:r w:rsidR="002A619C">
        <w:rPr>
          <w:rFonts w:ascii="Times New Roman" w:eastAsia="Times New Roman" w:hAnsi="Times New Roman" w:cs="Times New Roman"/>
          <w:bCs/>
        </w:rPr>
        <w:t xml:space="preserve"> </w:t>
      </w:r>
      <w:r w:rsidR="002A619C">
        <w:rPr>
          <w:rFonts w:ascii="Times New Roman" w:eastAsia="Times New Roman" w:hAnsi="Times New Roman" w:cs="Times New Roman"/>
        </w:rPr>
        <w:t>(</w:t>
      </w:r>
      <w:proofErr w:type="spellStart"/>
      <w:r w:rsidR="002A619C" w:rsidRPr="00576110">
        <w:rPr>
          <w:rFonts w:ascii="Times New Roman" w:eastAsia="Times New Roman" w:hAnsi="Times New Roman" w:cs="Times New Roman"/>
          <w:i/>
          <w:iCs/>
        </w:rPr>
        <w:t>Apostichopus</w:t>
      </w:r>
      <w:proofErr w:type="spellEnd"/>
      <w:r w:rsidR="002A619C" w:rsidRPr="00576110">
        <w:rPr>
          <w:rFonts w:ascii="Times New Roman" w:eastAsia="Times New Roman" w:hAnsi="Times New Roman" w:cs="Times New Roman"/>
          <w:i/>
          <w:iCs/>
        </w:rPr>
        <w:t xml:space="preserve"> californicus</w:t>
      </w:r>
      <w:r w:rsidR="002A619C">
        <w:rPr>
          <w:rFonts w:ascii="Times New Roman" w:eastAsia="Times New Roman" w:hAnsi="Times New Roman" w:cs="Times New Roman"/>
        </w:rPr>
        <w:t>)</w:t>
      </w:r>
      <w:r w:rsidR="009F760C">
        <w:rPr>
          <w:rFonts w:ascii="Times New Roman" w:eastAsia="Times New Roman" w:hAnsi="Times New Roman" w:cs="Times New Roman"/>
        </w:rPr>
        <w:t xml:space="preserve"> are </w:t>
      </w:r>
      <w:r w:rsidR="002421AC">
        <w:rPr>
          <w:rFonts w:ascii="Times New Roman" w:eastAsia="Times New Roman" w:hAnsi="Times New Roman" w:cs="Times New Roman"/>
        </w:rPr>
        <w:t xml:space="preserve">quite common </w:t>
      </w:r>
      <w:r w:rsidR="00856D0D">
        <w:rPr>
          <w:rFonts w:ascii="Times New Roman" w:eastAsia="Times New Roman" w:hAnsi="Times New Roman" w:cs="Times New Roman"/>
        </w:rPr>
        <w:t xml:space="preserve">along </w:t>
      </w:r>
      <w:r w:rsidR="009F760C">
        <w:rPr>
          <w:rFonts w:ascii="Times New Roman" w:eastAsia="Times New Roman" w:hAnsi="Times New Roman" w:cs="Times New Roman"/>
        </w:rPr>
        <w:t>the coastline</w:t>
      </w:r>
      <w:r w:rsidR="002421AC">
        <w:rPr>
          <w:rFonts w:ascii="Times New Roman" w:eastAsia="Times New Roman" w:hAnsi="Times New Roman" w:cs="Times New Roman"/>
        </w:rPr>
        <w:t>s</w:t>
      </w:r>
      <w:r w:rsidR="009F760C">
        <w:rPr>
          <w:rFonts w:ascii="Times New Roman" w:eastAsia="Times New Roman" w:hAnsi="Times New Roman" w:cs="Times New Roman"/>
        </w:rPr>
        <w:t xml:space="preserve"> of British Columbia</w:t>
      </w:r>
      <w:r w:rsidR="00575E74">
        <w:rPr>
          <w:rFonts w:ascii="Times New Roman" w:eastAsia="Times New Roman" w:hAnsi="Times New Roman" w:cs="Times New Roman"/>
        </w:rPr>
        <w:t>.</w:t>
      </w:r>
      <w:r w:rsidR="00856D0D">
        <w:rPr>
          <w:rFonts w:ascii="Times New Roman" w:eastAsia="Times New Roman" w:hAnsi="Times New Roman" w:cs="Times New Roman"/>
        </w:rPr>
        <w:t xml:space="preserve"> </w:t>
      </w:r>
      <w:r w:rsidR="002421AC">
        <w:rPr>
          <w:rFonts w:ascii="Times New Roman" w:eastAsia="Times New Roman" w:hAnsi="Times New Roman" w:cs="Times New Roman"/>
        </w:rPr>
        <w:t>These creatures feed on detritus on the sea floor</w:t>
      </w:r>
      <w:r w:rsidR="00DC555C">
        <w:rPr>
          <w:rFonts w:ascii="Times New Roman" w:eastAsia="Times New Roman" w:hAnsi="Times New Roman" w:cs="Times New Roman"/>
        </w:rPr>
        <w:t xml:space="preserve"> and are constantly excreting wastes from their bodies</w:t>
      </w:r>
      <w:r w:rsidR="005A2C6C">
        <w:rPr>
          <w:rFonts w:ascii="Times New Roman" w:eastAsia="Times New Roman" w:hAnsi="Times New Roman" w:cs="Times New Roman"/>
        </w:rPr>
        <w:t xml:space="preserve"> </w:t>
      </w:r>
      <w:r w:rsidR="005A2C6C" w:rsidRPr="005A2C6C">
        <w:rPr>
          <w:rFonts w:ascii="Times New Roman" w:eastAsia="Times New Roman" w:hAnsi="Times New Roman" w:cs="Times New Roman"/>
        </w:rPr>
        <w:t>(</w:t>
      </w:r>
      <w:proofErr w:type="spellStart"/>
      <w:r w:rsidR="005A2C6C" w:rsidRPr="005A2C6C">
        <w:rPr>
          <w:rFonts w:ascii="Times New Roman" w:eastAsia="Times New Roman" w:hAnsi="Times New Roman" w:cs="Times New Roman"/>
        </w:rPr>
        <w:t>iNaturalist</w:t>
      </w:r>
      <w:proofErr w:type="spellEnd"/>
      <w:r w:rsidR="005A2C6C" w:rsidRPr="005A2C6C">
        <w:rPr>
          <w:rFonts w:ascii="Times New Roman" w:eastAsia="Times New Roman" w:hAnsi="Times New Roman" w:cs="Times New Roman"/>
        </w:rPr>
        <w:t>, n.d.)</w:t>
      </w:r>
      <w:r w:rsidR="00DC555C">
        <w:rPr>
          <w:rFonts w:ascii="Times New Roman" w:eastAsia="Times New Roman" w:hAnsi="Times New Roman" w:cs="Times New Roman"/>
        </w:rPr>
        <w:t xml:space="preserve">. </w:t>
      </w:r>
      <w:r w:rsidR="00CD5ED8">
        <w:rPr>
          <w:rFonts w:ascii="Times New Roman" w:eastAsia="Times New Roman" w:hAnsi="Times New Roman" w:cs="Times New Roman"/>
        </w:rPr>
        <w:t xml:space="preserve">Within this waste is ammonium, and sea cucumbers </w:t>
      </w:r>
      <w:r w:rsidR="00971FA5">
        <w:rPr>
          <w:rFonts w:ascii="Times New Roman" w:eastAsia="Times New Roman" w:hAnsi="Times New Roman" w:cs="Times New Roman"/>
        </w:rPr>
        <w:t xml:space="preserve">can have high </w:t>
      </w:r>
      <w:r w:rsidR="00B11697">
        <w:rPr>
          <w:rFonts w:ascii="Times New Roman" w:eastAsia="Times New Roman" w:hAnsi="Times New Roman" w:cs="Times New Roman"/>
        </w:rPr>
        <w:t xml:space="preserve">ammonium </w:t>
      </w:r>
      <w:r w:rsidR="00971FA5">
        <w:rPr>
          <w:rFonts w:ascii="Times New Roman" w:eastAsia="Times New Roman" w:hAnsi="Times New Roman" w:cs="Times New Roman"/>
        </w:rPr>
        <w:t xml:space="preserve">excretion rates </w:t>
      </w:r>
      <w:r w:rsidR="00971FA5" w:rsidRPr="00971FA5">
        <w:rPr>
          <w:rFonts w:ascii="Times New Roman" w:eastAsia="Times New Roman" w:hAnsi="Times New Roman" w:cs="Times New Roman"/>
        </w:rPr>
        <w:t>(Yu et al., 2019)</w:t>
      </w:r>
      <w:r w:rsidR="00CD5ED8">
        <w:rPr>
          <w:rFonts w:ascii="Times New Roman" w:eastAsia="Times New Roman" w:hAnsi="Times New Roman" w:cs="Times New Roman"/>
        </w:rPr>
        <w:t xml:space="preserve">. </w:t>
      </w:r>
      <w:r w:rsidR="00B211D8">
        <w:rPr>
          <w:rFonts w:ascii="Times New Roman" w:eastAsia="Times New Roman" w:hAnsi="Times New Roman" w:cs="Times New Roman"/>
        </w:rPr>
        <w:t xml:space="preserve">Due to their high excretion rates and </w:t>
      </w:r>
      <w:r w:rsidR="004241D9">
        <w:rPr>
          <w:rFonts w:ascii="Times New Roman" w:eastAsia="Times New Roman" w:hAnsi="Times New Roman" w:cs="Times New Roman"/>
        </w:rPr>
        <w:t>prevalence</w:t>
      </w:r>
      <w:r w:rsidR="00B211D8">
        <w:rPr>
          <w:rFonts w:ascii="Times New Roman" w:eastAsia="Times New Roman" w:hAnsi="Times New Roman" w:cs="Times New Roman"/>
        </w:rPr>
        <w:t xml:space="preserve"> within the study location, sea cucumbers are an appropriate organism to investigate </w:t>
      </w:r>
      <w:r w:rsidR="00195C25">
        <w:rPr>
          <w:rFonts w:ascii="Times New Roman" w:eastAsia="Times New Roman" w:hAnsi="Times New Roman" w:cs="Times New Roman"/>
        </w:rPr>
        <w:t>the impacts of animal mediated nutrients on seaweeds</w:t>
      </w:r>
      <w:r w:rsidR="00B211D8">
        <w:rPr>
          <w:rFonts w:ascii="Times New Roman" w:eastAsia="Times New Roman" w:hAnsi="Times New Roman" w:cs="Times New Roman"/>
        </w:rPr>
        <w:t>.</w:t>
      </w:r>
    </w:p>
    <w:p w14:paraId="6829ABE9" w14:textId="77777777" w:rsidR="00A868BB" w:rsidRDefault="00A868BB">
      <w:pPr>
        <w:spacing w:line="480" w:lineRule="auto"/>
        <w:jc w:val="both"/>
        <w:rPr>
          <w:rFonts w:ascii="Times New Roman" w:eastAsia="Times New Roman" w:hAnsi="Times New Roman" w:cs="Times New Roman"/>
          <w:b/>
        </w:rPr>
      </w:pPr>
    </w:p>
    <w:p w14:paraId="0F19E978" w14:textId="77777777" w:rsidR="00BA7AB2" w:rsidRDefault="00BA7AB2">
      <w:pPr>
        <w:spacing w:line="480" w:lineRule="auto"/>
        <w:jc w:val="both"/>
        <w:rPr>
          <w:rFonts w:ascii="Times New Roman" w:eastAsia="Times New Roman" w:hAnsi="Times New Roman" w:cs="Times New Roman"/>
          <w:b/>
        </w:rPr>
      </w:pPr>
    </w:p>
    <w:p w14:paraId="0000000E" w14:textId="563A213C" w:rsidR="00887565" w:rsidRDefault="00F505F8">
      <w:pPr>
        <w:spacing w:line="48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Sea cucumber surveys</w:t>
      </w:r>
    </w:p>
    <w:p w14:paraId="0000000F" w14:textId="05503D0B" w:rsidR="00887565"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rPr>
        <w:t>Sea cucumber</w:t>
      </w:r>
      <w:r w:rsidR="007A5AD4">
        <w:rPr>
          <w:rFonts w:ascii="Times New Roman" w:eastAsia="Times New Roman" w:hAnsi="Times New Roman" w:cs="Times New Roman"/>
        </w:rPr>
        <w:t xml:space="preserve"> </w:t>
      </w:r>
      <w:r>
        <w:rPr>
          <w:rFonts w:ascii="Times New Roman" w:eastAsia="Times New Roman" w:hAnsi="Times New Roman" w:cs="Times New Roman"/>
        </w:rPr>
        <w:t>population surveys were completed at seven sites in Indian Arm. Two divers performed 20-minute roving surveys</w:t>
      </w:r>
      <w:r w:rsidR="007A5AD4">
        <w:rPr>
          <w:rFonts w:ascii="Times New Roman" w:eastAsia="Times New Roman" w:hAnsi="Times New Roman" w:cs="Times New Roman"/>
        </w:rPr>
        <w:t xml:space="preserve"> on rocky reefs at depths of 5 to 12 m</w:t>
      </w:r>
      <w:r>
        <w:rPr>
          <w:rFonts w:ascii="Times New Roman" w:eastAsia="Times New Roman" w:hAnsi="Times New Roman" w:cs="Times New Roman"/>
        </w:rPr>
        <w:t xml:space="preserve">, </w:t>
      </w:r>
      <w:r w:rsidR="007A5AD4">
        <w:rPr>
          <w:rFonts w:ascii="Times New Roman" w:eastAsia="Times New Roman" w:hAnsi="Times New Roman" w:cs="Times New Roman"/>
        </w:rPr>
        <w:t>with each diver searching for sea cucumbers in crevices and under overhangs. Each diver counted all</w:t>
      </w:r>
      <w:r>
        <w:rPr>
          <w:rFonts w:ascii="Times New Roman" w:eastAsia="Times New Roman" w:hAnsi="Times New Roman" w:cs="Times New Roman"/>
        </w:rPr>
        <w:t xml:space="preserve"> sea cucumbers seen</w:t>
      </w:r>
      <w:r w:rsidR="007A5AD4">
        <w:rPr>
          <w:rFonts w:ascii="Times New Roman" w:eastAsia="Times New Roman" w:hAnsi="Times New Roman" w:cs="Times New Roman"/>
        </w:rPr>
        <w:t>, ensuring that there was no double counting of individuals</w:t>
      </w:r>
      <w:r>
        <w:rPr>
          <w:rFonts w:ascii="Times New Roman" w:eastAsia="Times New Roman" w:hAnsi="Times New Roman" w:cs="Times New Roman"/>
        </w:rPr>
        <w:t xml:space="preserve">. </w:t>
      </w:r>
      <w:r w:rsidR="007A5AD4">
        <w:rPr>
          <w:rFonts w:ascii="Times New Roman" w:eastAsia="Times New Roman" w:hAnsi="Times New Roman" w:cs="Times New Roman"/>
        </w:rPr>
        <w:t>The numbers reported by each diver were then summed for a total count per 20 min.</w:t>
      </w:r>
    </w:p>
    <w:p w14:paraId="00000010" w14:textId="77777777" w:rsidR="00887565" w:rsidRDefault="00887565">
      <w:pPr>
        <w:spacing w:line="480" w:lineRule="auto"/>
        <w:jc w:val="both"/>
        <w:rPr>
          <w:rFonts w:ascii="Times New Roman" w:eastAsia="Times New Roman" w:hAnsi="Times New Roman" w:cs="Times New Roman"/>
        </w:rPr>
      </w:pPr>
    </w:p>
    <w:p w14:paraId="00000011" w14:textId="77777777" w:rsidR="00887565" w:rsidRDefault="00F505F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Water sampling to measure ammonium</w:t>
      </w:r>
    </w:p>
    <w:p w14:paraId="00000012" w14:textId="583D2F02" w:rsidR="00887565"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Prior to field collection, all laboratory equipment and sample collection bottles were acid soaked in 5% HCl solution for at least 30 min, rinsed in distilled water, and left to air dry. The working reagents for fluorometry (sodium sulphite, borate buffer, and OPA) were prepared ahead of field sampling according to Holmes et al. (1999). At </w:t>
      </w:r>
      <w:r w:rsidR="007A5AD4">
        <w:rPr>
          <w:rFonts w:ascii="Times New Roman" w:eastAsia="Times New Roman" w:hAnsi="Times New Roman" w:cs="Times New Roman"/>
        </w:rPr>
        <w:t xml:space="preserve">each </w:t>
      </w:r>
      <w:r>
        <w:rPr>
          <w:rFonts w:ascii="Times New Roman" w:eastAsia="Times New Roman" w:hAnsi="Times New Roman" w:cs="Times New Roman"/>
        </w:rPr>
        <w:t xml:space="preserve">field site, I </w:t>
      </w:r>
      <w:r w:rsidR="0023502C">
        <w:rPr>
          <w:rFonts w:ascii="Times New Roman" w:eastAsia="Times New Roman" w:hAnsi="Times New Roman" w:cs="Times New Roman"/>
        </w:rPr>
        <w:t>rin</w:t>
      </w:r>
      <w:r w:rsidR="00CE3033">
        <w:rPr>
          <w:rFonts w:ascii="Times New Roman" w:eastAsia="Times New Roman" w:hAnsi="Times New Roman" w:cs="Times New Roman"/>
        </w:rPr>
        <w:t>s</w:t>
      </w:r>
      <w:r w:rsidR="0023502C">
        <w:rPr>
          <w:rFonts w:ascii="Times New Roman" w:eastAsia="Times New Roman" w:hAnsi="Times New Roman" w:cs="Times New Roman"/>
        </w:rPr>
        <w:t xml:space="preserve">ed </w:t>
      </w:r>
      <w:r>
        <w:rPr>
          <w:rFonts w:ascii="Times New Roman" w:eastAsia="Times New Roman" w:hAnsi="Times New Roman" w:cs="Times New Roman"/>
        </w:rPr>
        <w:t>a sterile 50</w:t>
      </w:r>
      <w:r w:rsidR="00CE3033">
        <w:rPr>
          <w:rFonts w:ascii="Times New Roman" w:eastAsia="Times New Roman" w:hAnsi="Times New Roman" w:cs="Times New Roman"/>
        </w:rPr>
        <w:t xml:space="preserve"> </w:t>
      </w:r>
      <w:r>
        <w:rPr>
          <w:rFonts w:ascii="Times New Roman" w:eastAsia="Times New Roman" w:hAnsi="Times New Roman" w:cs="Times New Roman"/>
        </w:rPr>
        <w:t xml:space="preserve">ml syringe </w:t>
      </w:r>
      <w:r w:rsidR="0023502C">
        <w:rPr>
          <w:rFonts w:ascii="Times New Roman" w:eastAsia="Times New Roman" w:hAnsi="Times New Roman" w:cs="Times New Roman"/>
        </w:rPr>
        <w:t xml:space="preserve">by taking up, </w:t>
      </w:r>
      <w:r w:rsidR="00334532">
        <w:rPr>
          <w:rFonts w:ascii="Times New Roman" w:eastAsia="Times New Roman" w:hAnsi="Times New Roman" w:cs="Times New Roman"/>
        </w:rPr>
        <w:t>swirling,</w:t>
      </w:r>
      <w:r w:rsidR="0023502C">
        <w:rPr>
          <w:rFonts w:ascii="Times New Roman" w:eastAsia="Times New Roman" w:hAnsi="Times New Roman" w:cs="Times New Roman"/>
        </w:rPr>
        <w:t xml:space="preserve"> and discarding</w:t>
      </w:r>
      <w:r>
        <w:rPr>
          <w:rFonts w:ascii="Times New Roman" w:eastAsia="Times New Roman" w:hAnsi="Times New Roman" w:cs="Times New Roman"/>
        </w:rPr>
        <w:t xml:space="preserve"> 20</w:t>
      </w:r>
      <w:r w:rsidR="0023502C">
        <w:rPr>
          <w:rFonts w:ascii="Times New Roman" w:eastAsia="Times New Roman" w:hAnsi="Times New Roman" w:cs="Times New Roman"/>
        </w:rPr>
        <w:t xml:space="preserve"> </w:t>
      </w:r>
      <w:r>
        <w:rPr>
          <w:rFonts w:ascii="Times New Roman" w:eastAsia="Times New Roman" w:hAnsi="Times New Roman" w:cs="Times New Roman"/>
        </w:rPr>
        <w:t xml:space="preserve">ml of </w:t>
      </w:r>
      <w:r w:rsidR="007A5AD4">
        <w:rPr>
          <w:rFonts w:ascii="Times New Roman" w:eastAsia="Times New Roman" w:hAnsi="Times New Roman" w:cs="Times New Roman"/>
        </w:rPr>
        <w:t>sea</w:t>
      </w:r>
      <w:r>
        <w:rPr>
          <w:rFonts w:ascii="Times New Roman" w:eastAsia="Times New Roman" w:hAnsi="Times New Roman" w:cs="Times New Roman"/>
        </w:rPr>
        <w:t xml:space="preserve">water. </w:t>
      </w:r>
      <w:r w:rsidR="0023502C">
        <w:rPr>
          <w:rFonts w:ascii="Times New Roman" w:eastAsia="Times New Roman" w:hAnsi="Times New Roman" w:cs="Times New Roman"/>
        </w:rPr>
        <w:t>I then took</w:t>
      </w:r>
      <w:r>
        <w:rPr>
          <w:rFonts w:ascii="Times New Roman" w:eastAsia="Times New Roman" w:hAnsi="Times New Roman" w:cs="Times New Roman"/>
        </w:rPr>
        <w:t xml:space="preserve"> another 60</w:t>
      </w:r>
      <w:r w:rsidR="0023502C">
        <w:rPr>
          <w:rFonts w:ascii="Times New Roman" w:eastAsia="Times New Roman" w:hAnsi="Times New Roman" w:cs="Times New Roman"/>
        </w:rPr>
        <w:t xml:space="preserve"> </w:t>
      </w:r>
      <w:r>
        <w:rPr>
          <w:rFonts w:ascii="Times New Roman" w:eastAsia="Times New Roman" w:hAnsi="Times New Roman" w:cs="Times New Roman"/>
        </w:rPr>
        <w:t xml:space="preserve">ml of </w:t>
      </w:r>
      <w:r w:rsidR="0023502C">
        <w:rPr>
          <w:rFonts w:ascii="Times New Roman" w:eastAsia="Times New Roman" w:hAnsi="Times New Roman" w:cs="Times New Roman"/>
        </w:rPr>
        <w:t>sea</w:t>
      </w:r>
      <w:r>
        <w:rPr>
          <w:rFonts w:ascii="Times New Roman" w:eastAsia="Times New Roman" w:hAnsi="Times New Roman" w:cs="Times New Roman"/>
        </w:rPr>
        <w:t>water</w:t>
      </w:r>
      <w:r w:rsidR="0023502C">
        <w:rPr>
          <w:rFonts w:ascii="Times New Roman" w:eastAsia="Times New Roman" w:hAnsi="Times New Roman" w:cs="Times New Roman"/>
        </w:rPr>
        <w:t xml:space="preserve">, from which 20 ml was transferred via a </w:t>
      </w:r>
      <w:proofErr w:type="spellStart"/>
      <w:r w:rsidR="0023502C">
        <w:rPr>
          <w:rFonts w:ascii="Times New Roman" w:eastAsia="Times New Roman" w:hAnsi="Times New Roman" w:cs="Times New Roman"/>
        </w:rPr>
        <w:t>luer</w:t>
      </w:r>
      <w:proofErr w:type="spellEnd"/>
      <w:r w:rsidR="0023502C">
        <w:rPr>
          <w:rFonts w:ascii="Times New Roman" w:eastAsia="Times New Roman" w:hAnsi="Times New Roman" w:cs="Times New Roman"/>
        </w:rPr>
        <w:t xml:space="preserve"> lock filter tip to rinse the sample bottle. </w:t>
      </w:r>
      <w:r>
        <w:rPr>
          <w:rFonts w:ascii="Times New Roman" w:eastAsia="Times New Roman" w:hAnsi="Times New Roman" w:cs="Times New Roman"/>
        </w:rPr>
        <w:t xml:space="preserve"> </w:t>
      </w:r>
      <w:r w:rsidR="0023502C">
        <w:rPr>
          <w:rFonts w:ascii="Times New Roman" w:eastAsia="Times New Roman" w:hAnsi="Times New Roman" w:cs="Times New Roman"/>
        </w:rPr>
        <w:t>Once</w:t>
      </w:r>
      <w:r>
        <w:rPr>
          <w:rFonts w:ascii="Times New Roman" w:eastAsia="Times New Roman" w:hAnsi="Times New Roman" w:cs="Times New Roman"/>
        </w:rPr>
        <w:t xml:space="preserve"> the contents were discarded</w:t>
      </w:r>
      <w:r w:rsidR="0023502C">
        <w:rPr>
          <w:rFonts w:ascii="Times New Roman" w:eastAsia="Times New Roman" w:hAnsi="Times New Roman" w:cs="Times New Roman"/>
        </w:rPr>
        <w:t>, t</w:t>
      </w:r>
      <w:r>
        <w:rPr>
          <w:rFonts w:ascii="Times New Roman" w:eastAsia="Times New Roman" w:hAnsi="Times New Roman" w:cs="Times New Roman"/>
        </w:rPr>
        <w:t>he remaining 40</w:t>
      </w:r>
      <w:r w:rsidR="0023502C">
        <w:rPr>
          <w:rFonts w:ascii="Times New Roman" w:eastAsia="Times New Roman" w:hAnsi="Times New Roman" w:cs="Times New Roman"/>
        </w:rPr>
        <w:t xml:space="preserve"> </w:t>
      </w:r>
      <w:r>
        <w:rPr>
          <w:rFonts w:ascii="Times New Roman" w:eastAsia="Times New Roman" w:hAnsi="Times New Roman" w:cs="Times New Roman"/>
        </w:rPr>
        <w:t xml:space="preserve">ml were then added to the sample bottle and the bottle is stored in a cooler. Three </w:t>
      </w:r>
      <w:r w:rsidR="0023502C">
        <w:rPr>
          <w:rFonts w:ascii="Times New Roman" w:eastAsia="Times New Roman" w:hAnsi="Times New Roman" w:cs="Times New Roman"/>
        </w:rPr>
        <w:t>samples (</w:t>
      </w:r>
      <w:r>
        <w:rPr>
          <w:rFonts w:ascii="Times New Roman" w:eastAsia="Times New Roman" w:hAnsi="Times New Roman" w:cs="Times New Roman"/>
        </w:rPr>
        <w:t>bottles</w:t>
      </w:r>
      <w:r w:rsidR="0023502C">
        <w:rPr>
          <w:rFonts w:ascii="Times New Roman" w:eastAsia="Times New Roman" w:hAnsi="Times New Roman" w:cs="Times New Roman"/>
        </w:rPr>
        <w:t>)</w:t>
      </w:r>
      <w:r>
        <w:rPr>
          <w:rFonts w:ascii="Times New Roman" w:eastAsia="Times New Roman" w:hAnsi="Times New Roman" w:cs="Times New Roman"/>
        </w:rPr>
        <w:t xml:space="preserve"> are collected from each site, two as replicates and one to be used for the matrix calculation. </w:t>
      </w:r>
      <w:r w:rsidR="008F1E6C">
        <w:rPr>
          <w:rFonts w:ascii="Times New Roman" w:eastAsia="Times New Roman" w:hAnsi="Times New Roman" w:cs="Times New Roman"/>
        </w:rPr>
        <w:t>Matrix bottles were collected so that fluor</w:t>
      </w:r>
      <w:r w:rsidR="00A975E1">
        <w:rPr>
          <w:rFonts w:ascii="Times New Roman" w:eastAsia="Times New Roman" w:hAnsi="Times New Roman" w:cs="Times New Roman"/>
        </w:rPr>
        <w:t>o</w:t>
      </w:r>
      <w:r w:rsidR="008F1E6C">
        <w:rPr>
          <w:rFonts w:ascii="Times New Roman" w:eastAsia="Times New Roman" w:hAnsi="Times New Roman" w:cs="Times New Roman"/>
        </w:rPr>
        <w:t>metry calculations and</w:t>
      </w:r>
      <w:r w:rsidR="00F16287">
        <w:rPr>
          <w:rFonts w:ascii="Times New Roman" w:eastAsia="Times New Roman" w:hAnsi="Times New Roman" w:cs="Times New Roman"/>
        </w:rPr>
        <w:t xml:space="preserve"> matrix effects </w:t>
      </w:r>
      <w:r w:rsidR="008F1E6C">
        <w:rPr>
          <w:rFonts w:ascii="Times New Roman" w:eastAsia="Times New Roman" w:hAnsi="Times New Roman" w:cs="Times New Roman"/>
        </w:rPr>
        <w:t xml:space="preserve">could be </w:t>
      </w:r>
      <w:r w:rsidR="00596B24">
        <w:rPr>
          <w:rFonts w:ascii="Times New Roman" w:eastAsia="Times New Roman" w:hAnsi="Times New Roman" w:cs="Times New Roman"/>
        </w:rPr>
        <w:t>calculated</w:t>
      </w:r>
      <w:r w:rsidR="00F16287">
        <w:rPr>
          <w:rFonts w:ascii="Times New Roman" w:eastAsia="Times New Roman" w:hAnsi="Times New Roman" w:cs="Times New Roman"/>
        </w:rPr>
        <w:t xml:space="preserve"> based on methods by Taylor et al. (2007).</w:t>
      </w:r>
      <w:ins w:id="6" w:author="Kiara Kattler" w:date="2022-04-29T08:22:00Z">
        <w:r w:rsidR="00596B24">
          <w:rPr>
            <w:rFonts w:ascii="Times New Roman" w:eastAsia="Times New Roman" w:hAnsi="Times New Roman" w:cs="Times New Roman"/>
          </w:rPr>
          <w:t xml:space="preserve"> </w:t>
        </w:r>
      </w:ins>
      <w:r w:rsidR="00E46B5B">
        <w:rPr>
          <w:rFonts w:ascii="Times New Roman" w:eastAsia="Times New Roman" w:hAnsi="Times New Roman" w:cs="Times New Roman"/>
        </w:rPr>
        <w:t>O</w:t>
      </w:r>
      <w:r>
        <w:rPr>
          <w:rFonts w:ascii="Times New Roman" w:eastAsia="Times New Roman" w:hAnsi="Times New Roman" w:cs="Times New Roman"/>
        </w:rPr>
        <w:t xml:space="preserve">ne replicate </w:t>
      </w:r>
      <w:r w:rsidR="00A5672A">
        <w:rPr>
          <w:rFonts w:ascii="Times New Roman" w:eastAsia="Times New Roman" w:hAnsi="Times New Roman" w:cs="Times New Roman"/>
        </w:rPr>
        <w:t xml:space="preserve">came from a syringe and the </w:t>
      </w:r>
      <w:r>
        <w:rPr>
          <w:rFonts w:ascii="Times New Roman" w:eastAsia="Times New Roman" w:hAnsi="Times New Roman" w:cs="Times New Roman"/>
        </w:rPr>
        <w:t xml:space="preserve">matrix </w:t>
      </w:r>
      <w:r w:rsidR="00A5672A">
        <w:rPr>
          <w:rFonts w:ascii="Times New Roman" w:eastAsia="Times New Roman" w:hAnsi="Times New Roman" w:cs="Times New Roman"/>
        </w:rPr>
        <w:t xml:space="preserve">came </w:t>
      </w:r>
      <w:r>
        <w:rPr>
          <w:rFonts w:ascii="Times New Roman" w:eastAsia="Times New Roman" w:hAnsi="Times New Roman" w:cs="Times New Roman"/>
        </w:rPr>
        <w:t xml:space="preserve">from </w:t>
      </w:r>
      <w:r w:rsidR="0023502C">
        <w:rPr>
          <w:rFonts w:ascii="Times New Roman" w:eastAsia="Times New Roman" w:hAnsi="Times New Roman" w:cs="Times New Roman"/>
        </w:rPr>
        <w:t xml:space="preserve">water collected in </w:t>
      </w:r>
      <w:r>
        <w:rPr>
          <w:rFonts w:ascii="Times New Roman" w:eastAsia="Times New Roman" w:hAnsi="Times New Roman" w:cs="Times New Roman"/>
        </w:rPr>
        <w:t xml:space="preserve">a </w:t>
      </w:r>
      <w:proofErr w:type="spellStart"/>
      <w:r>
        <w:rPr>
          <w:rFonts w:ascii="Times New Roman" w:eastAsia="Times New Roman" w:hAnsi="Times New Roman" w:cs="Times New Roman"/>
        </w:rPr>
        <w:t>whirlpack</w:t>
      </w:r>
      <w:proofErr w:type="spellEnd"/>
      <w:r>
        <w:rPr>
          <w:rFonts w:ascii="Times New Roman" w:eastAsia="Times New Roman" w:hAnsi="Times New Roman" w:cs="Times New Roman"/>
        </w:rPr>
        <w:t>.</w:t>
      </w:r>
      <w:r w:rsidR="00152E98">
        <w:rPr>
          <w:rFonts w:ascii="Times New Roman" w:eastAsia="Times New Roman" w:hAnsi="Times New Roman" w:cs="Times New Roman"/>
        </w:rPr>
        <w:t xml:space="preserve"> The water sample described above was conducted at the surface (0 m) and by divers at 6 m depth.</w:t>
      </w:r>
    </w:p>
    <w:p w14:paraId="00000013" w14:textId="48D667A8" w:rsidR="00887565"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Before processing samples in the lab, </w:t>
      </w:r>
      <w:r w:rsidR="00896B55">
        <w:rPr>
          <w:rFonts w:ascii="Times New Roman" w:eastAsia="Times New Roman" w:hAnsi="Times New Roman" w:cs="Times New Roman"/>
        </w:rPr>
        <w:t xml:space="preserve">I created </w:t>
      </w:r>
      <w:r>
        <w:rPr>
          <w:rFonts w:ascii="Times New Roman" w:eastAsia="Times New Roman" w:hAnsi="Times New Roman" w:cs="Times New Roman"/>
        </w:rPr>
        <w:t xml:space="preserve">standard curve bottles with 7 known concentrations (0, 200, 400, 600, 800, 1000, 1200 µmol/L) of ammonium using distilled water. Matrix bottles from each site had 200 µL of the ammonium stock solution added to them. All </w:t>
      </w:r>
      <w:r>
        <w:rPr>
          <w:rFonts w:ascii="Times New Roman" w:eastAsia="Times New Roman" w:hAnsi="Times New Roman" w:cs="Times New Roman"/>
        </w:rPr>
        <w:lastRenderedPageBreak/>
        <w:t xml:space="preserve">collected samples and standard bottles are then brought into a dark room with red light and 10 ml of OPA </w:t>
      </w:r>
      <w:r w:rsidR="0023502C">
        <w:rPr>
          <w:rFonts w:ascii="Times New Roman" w:eastAsia="Times New Roman" w:hAnsi="Times New Roman" w:cs="Times New Roman"/>
        </w:rPr>
        <w:t xml:space="preserve">were </w:t>
      </w:r>
      <w:r>
        <w:rPr>
          <w:rFonts w:ascii="Times New Roman" w:eastAsia="Times New Roman" w:hAnsi="Times New Roman" w:cs="Times New Roman"/>
        </w:rPr>
        <w:t xml:space="preserve">added to each sample and standard bottle. All bottles were then left overnight. The following morning, the standard curve bottles </w:t>
      </w:r>
      <w:r w:rsidR="005F4662">
        <w:rPr>
          <w:rFonts w:ascii="Times New Roman" w:eastAsia="Times New Roman" w:hAnsi="Times New Roman" w:cs="Times New Roman"/>
        </w:rPr>
        <w:t xml:space="preserve">were </w:t>
      </w:r>
      <w:r>
        <w:rPr>
          <w:rFonts w:ascii="Times New Roman" w:eastAsia="Times New Roman" w:hAnsi="Times New Roman" w:cs="Times New Roman"/>
        </w:rPr>
        <w:t xml:space="preserve">run first (in the dark) to ensure an appropriate standard curve was created. All field samples </w:t>
      </w:r>
      <w:r w:rsidR="005F4662">
        <w:rPr>
          <w:rFonts w:ascii="Times New Roman" w:eastAsia="Times New Roman" w:hAnsi="Times New Roman" w:cs="Times New Roman"/>
        </w:rPr>
        <w:t xml:space="preserve">were </w:t>
      </w:r>
      <w:r>
        <w:rPr>
          <w:rFonts w:ascii="Times New Roman" w:eastAsia="Times New Roman" w:hAnsi="Times New Roman" w:cs="Times New Roman"/>
        </w:rPr>
        <w:t xml:space="preserve">then run in the fluorometer, ensuring three measurements within 3 fluorometry units </w:t>
      </w:r>
      <w:r w:rsidR="005F4662">
        <w:rPr>
          <w:rFonts w:ascii="Times New Roman" w:eastAsia="Times New Roman" w:hAnsi="Times New Roman" w:cs="Times New Roman"/>
        </w:rPr>
        <w:t xml:space="preserve">were </w:t>
      </w:r>
      <w:r>
        <w:rPr>
          <w:rFonts w:ascii="Times New Roman" w:eastAsia="Times New Roman" w:hAnsi="Times New Roman" w:cs="Times New Roman"/>
        </w:rPr>
        <w:t xml:space="preserve">taken from each sample. </w:t>
      </w:r>
      <w:r w:rsidR="00896B55">
        <w:rPr>
          <w:rFonts w:ascii="Times New Roman" w:eastAsia="Times New Roman" w:hAnsi="Times New Roman" w:cs="Times New Roman"/>
        </w:rPr>
        <w:t>I calculated m</w:t>
      </w:r>
      <w:r>
        <w:rPr>
          <w:rFonts w:ascii="Times New Roman" w:eastAsia="Times New Roman" w:hAnsi="Times New Roman" w:cs="Times New Roman"/>
        </w:rPr>
        <w:t xml:space="preserve">atrix effects based on Taylor et al. (2007) to </w:t>
      </w:r>
      <w:r w:rsidR="00896B55">
        <w:rPr>
          <w:rFonts w:ascii="Times New Roman" w:eastAsia="Times New Roman" w:hAnsi="Times New Roman" w:cs="Times New Roman"/>
        </w:rPr>
        <w:t xml:space="preserve">analyse </w:t>
      </w:r>
      <w:r>
        <w:rPr>
          <w:rFonts w:ascii="Times New Roman" w:eastAsia="Times New Roman" w:hAnsi="Times New Roman" w:cs="Times New Roman"/>
        </w:rPr>
        <w:t>how much ammonium was present in each sample.</w:t>
      </w:r>
      <w:ins w:id="7" w:author="Isabelle Cote" w:date="2022-04-20T11:07:00Z">
        <w:r w:rsidR="005F4662" w:rsidRPr="005F4662">
          <w:rPr>
            <w:rFonts w:ascii="Times New Roman" w:eastAsia="Times New Roman" w:hAnsi="Times New Roman" w:cs="Times New Roman"/>
          </w:rPr>
          <w:t xml:space="preserve"> </w:t>
        </w:r>
      </w:ins>
    </w:p>
    <w:p w14:paraId="00000014" w14:textId="77777777" w:rsidR="00887565" w:rsidRDefault="00887565">
      <w:pPr>
        <w:spacing w:line="480" w:lineRule="auto"/>
        <w:jc w:val="both"/>
        <w:rPr>
          <w:rFonts w:ascii="Times New Roman" w:eastAsia="Times New Roman" w:hAnsi="Times New Roman" w:cs="Times New Roman"/>
          <w:shd w:val="clear" w:color="auto" w:fill="F3F4F4"/>
        </w:rPr>
      </w:pPr>
    </w:p>
    <w:p w14:paraId="00000015" w14:textId="77777777" w:rsidR="00887565"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b/>
          <w:i/>
        </w:rPr>
        <w:t>Fucus distichus</w:t>
      </w:r>
      <w:r>
        <w:rPr>
          <w:rFonts w:ascii="Times New Roman" w:eastAsia="Times New Roman" w:hAnsi="Times New Roman" w:cs="Times New Roman"/>
          <w:b/>
        </w:rPr>
        <w:t xml:space="preserve"> early growth experiments</w:t>
      </w:r>
    </w:p>
    <w:p w14:paraId="00000016" w14:textId="42E9C269" w:rsidR="00887565" w:rsidRDefault="006D780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 used sea water </w:t>
      </w:r>
      <w:r w:rsidR="00F505F8">
        <w:rPr>
          <w:rFonts w:ascii="Times New Roman" w:eastAsia="Times New Roman" w:hAnsi="Times New Roman" w:cs="Times New Roman"/>
        </w:rPr>
        <w:t xml:space="preserve">and </w:t>
      </w:r>
      <w:r w:rsidR="005F4662">
        <w:rPr>
          <w:rFonts w:ascii="Times New Roman" w:eastAsia="Times New Roman" w:hAnsi="Times New Roman" w:cs="Times New Roman"/>
        </w:rPr>
        <w:t xml:space="preserve">excretion from </w:t>
      </w:r>
      <w:r w:rsidR="00F505F8">
        <w:rPr>
          <w:rFonts w:ascii="Times New Roman" w:eastAsia="Times New Roman" w:hAnsi="Times New Roman" w:cs="Times New Roman"/>
        </w:rPr>
        <w:t>giant California sea cucumbers</w:t>
      </w:r>
      <w:r w:rsidR="00F505F8">
        <w:rPr>
          <w:rFonts w:ascii="Times New Roman" w:eastAsia="Times New Roman" w:hAnsi="Times New Roman" w:cs="Times New Roman"/>
          <w:highlight w:val="white"/>
        </w:rPr>
        <w:t xml:space="preserve"> from Reed Point Marina (49.291284, -122.884594)</w:t>
      </w:r>
      <w:r>
        <w:rPr>
          <w:rFonts w:ascii="Times New Roman" w:eastAsia="Times New Roman" w:hAnsi="Times New Roman" w:cs="Times New Roman"/>
          <w:highlight w:val="white"/>
        </w:rPr>
        <w:t xml:space="preserve"> located</w:t>
      </w:r>
      <w:r w:rsidR="00F505F8">
        <w:rPr>
          <w:rFonts w:ascii="Times New Roman" w:eastAsia="Times New Roman" w:hAnsi="Times New Roman" w:cs="Times New Roman"/>
          <w:highlight w:val="white"/>
        </w:rPr>
        <w:t xml:space="preserve"> </w:t>
      </w:r>
      <w:r w:rsidR="005F4662">
        <w:rPr>
          <w:rFonts w:ascii="Times New Roman" w:eastAsia="Times New Roman" w:hAnsi="Times New Roman" w:cs="Times New Roman"/>
          <w:highlight w:val="white"/>
        </w:rPr>
        <w:t>at the base of Indian Arm</w:t>
      </w:r>
      <w:r>
        <w:rPr>
          <w:rFonts w:ascii="Times New Roman" w:eastAsia="Times New Roman" w:hAnsi="Times New Roman" w:cs="Times New Roman"/>
          <w:highlight w:val="white"/>
        </w:rPr>
        <w:t xml:space="preserve"> to create relevant concentrations of ammonium ranging from low</w:t>
      </w:r>
      <w:r w:rsidR="00F505F8">
        <w:rPr>
          <w:rFonts w:ascii="Times New Roman" w:eastAsia="Times New Roman" w:hAnsi="Times New Roman" w:cs="Times New Roman"/>
          <w:highlight w:val="white"/>
        </w:rPr>
        <w:t xml:space="preserve"> (1 µmol/L) and high (3 µmol/L), as well as a control with no added ammonium. </w:t>
      </w:r>
      <w:r w:rsidR="005F4662">
        <w:rPr>
          <w:rFonts w:ascii="Times New Roman" w:eastAsia="Times New Roman" w:hAnsi="Times New Roman" w:cs="Times New Roman"/>
          <w:highlight w:val="white"/>
        </w:rPr>
        <w:t xml:space="preserve">I took </w:t>
      </w:r>
      <w:r w:rsidR="00F505F8">
        <w:rPr>
          <w:rFonts w:ascii="Times New Roman" w:eastAsia="Times New Roman" w:hAnsi="Times New Roman" w:cs="Times New Roman"/>
          <w:highlight w:val="white"/>
        </w:rPr>
        <w:t xml:space="preserve">10L of </w:t>
      </w:r>
      <w:r w:rsidR="001F6002">
        <w:rPr>
          <w:rFonts w:ascii="Times New Roman" w:eastAsia="Times New Roman" w:hAnsi="Times New Roman" w:cs="Times New Roman"/>
          <w:highlight w:val="white"/>
        </w:rPr>
        <w:t>seawater and</w:t>
      </w:r>
      <w:r w:rsidR="005F4662">
        <w:rPr>
          <w:rFonts w:ascii="Times New Roman" w:eastAsia="Times New Roman" w:hAnsi="Times New Roman" w:cs="Times New Roman"/>
          <w:highlight w:val="white"/>
        </w:rPr>
        <w:t xml:space="preserve"> </w:t>
      </w:r>
      <w:r w:rsidR="00F505F8">
        <w:rPr>
          <w:rFonts w:ascii="Times New Roman" w:eastAsia="Times New Roman" w:hAnsi="Times New Roman" w:cs="Times New Roman"/>
          <w:highlight w:val="white"/>
        </w:rPr>
        <w:t xml:space="preserve">filtered and stored </w:t>
      </w:r>
      <w:r w:rsidR="005F4662">
        <w:rPr>
          <w:rFonts w:ascii="Times New Roman" w:eastAsia="Times New Roman" w:hAnsi="Times New Roman" w:cs="Times New Roman"/>
          <w:highlight w:val="white"/>
        </w:rPr>
        <w:t xml:space="preserve">it </w:t>
      </w:r>
      <w:r w:rsidR="00F505F8">
        <w:rPr>
          <w:rFonts w:ascii="Times New Roman" w:eastAsia="Times New Roman" w:hAnsi="Times New Roman" w:cs="Times New Roman"/>
          <w:highlight w:val="white"/>
        </w:rPr>
        <w:t xml:space="preserve">in an acid-washed container to create the water for the control treatment group. To create the water for the low ammonium treatment, </w:t>
      </w:r>
      <w:r w:rsidR="005F4662">
        <w:rPr>
          <w:rFonts w:ascii="Times New Roman" w:eastAsia="Times New Roman" w:hAnsi="Times New Roman" w:cs="Times New Roman"/>
          <w:highlight w:val="white"/>
        </w:rPr>
        <w:t>I placed a 764</w:t>
      </w:r>
      <w:r w:rsidR="003D7076">
        <w:rPr>
          <w:rFonts w:ascii="Times New Roman" w:eastAsia="Times New Roman" w:hAnsi="Times New Roman" w:cs="Times New Roman"/>
          <w:highlight w:val="white"/>
        </w:rPr>
        <w:t xml:space="preserve"> </w:t>
      </w:r>
      <w:r w:rsidR="005F4662">
        <w:rPr>
          <w:rFonts w:ascii="Times New Roman" w:eastAsia="Times New Roman" w:hAnsi="Times New Roman" w:cs="Times New Roman"/>
          <w:highlight w:val="white"/>
        </w:rPr>
        <w:t xml:space="preserve">g </w:t>
      </w:r>
      <w:r w:rsidR="001F6002">
        <w:rPr>
          <w:rFonts w:ascii="Times New Roman" w:eastAsia="Times New Roman" w:hAnsi="Times New Roman" w:cs="Times New Roman"/>
          <w:highlight w:val="white"/>
        </w:rPr>
        <w:t xml:space="preserve">(wet weight) </w:t>
      </w:r>
      <w:r w:rsidR="005F4662">
        <w:rPr>
          <w:rFonts w:ascii="Times New Roman" w:eastAsia="Times New Roman" w:hAnsi="Times New Roman" w:cs="Times New Roman"/>
          <w:highlight w:val="white"/>
        </w:rPr>
        <w:t xml:space="preserve">sea cucumber in a bucket filled with </w:t>
      </w:r>
      <w:r w:rsidR="00F505F8">
        <w:rPr>
          <w:rFonts w:ascii="Times New Roman" w:eastAsia="Times New Roman" w:hAnsi="Times New Roman" w:cs="Times New Roman"/>
          <w:highlight w:val="white"/>
        </w:rPr>
        <w:t>10</w:t>
      </w:r>
      <w:r w:rsidR="00124E2F">
        <w:rPr>
          <w:rFonts w:ascii="Times New Roman" w:eastAsia="Times New Roman" w:hAnsi="Times New Roman" w:cs="Times New Roman"/>
          <w:highlight w:val="white"/>
        </w:rPr>
        <w:t xml:space="preserve"> </w:t>
      </w:r>
      <w:r w:rsidR="00F505F8">
        <w:rPr>
          <w:rFonts w:ascii="Times New Roman" w:eastAsia="Times New Roman" w:hAnsi="Times New Roman" w:cs="Times New Roman"/>
          <w:highlight w:val="white"/>
        </w:rPr>
        <w:t xml:space="preserve">L of </w:t>
      </w:r>
      <w:r w:rsidR="001F6002">
        <w:rPr>
          <w:rFonts w:ascii="Times New Roman" w:eastAsia="Times New Roman" w:hAnsi="Times New Roman" w:cs="Times New Roman"/>
          <w:highlight w:val="white"/>
        </w:rPr>
        <w:t xml:space="preserve">unfiltered </w:t>
      </w:r>
      <w:r w:rsidR="00F505F8">
        <w:rPr>
          <w:rFonts w:ascii="Times New Roman" w:eastAsia="Times New Roman" w:hAnsi="Times New Roman" w:cs="Times New Roman"/>
          <w:highlight w:val="white"/>
        </w:rPr>
        <w:t>seawater. Based on previously calculated excretion rates of sea cucumbers (</w:t>
      </w:r>
      <w:r w:rsidR="00FF0031">
        <w:rPr>
          <w:rFonts w:ascii="Times New Roman" w:eastAsia="Times New Roman" w:hAnsi="Times New Roman" w:cs="Times New Roman"/>
          <w:highlight w:val="white"/>
        </w:rPr>
        <w:t>unpublished data</w:t>
      </w:r>
      <w:r w:rsidR="00F505F8">
        <w:rPr>
          <w:rFonts w:ascii="Times New Roman" w:eastAsia="Times New Roman" w:hAnsi="Times New Roman" w:cs="Times New Roman"/>
          <w:highlight w:val="white"/>
        </w:rPr>
        <w:t xml:space="preserve">), </w:t>
      </w:r>
      <w:r w:rsidR="003D7076">
        <w:rPr>
          <w:rFonts w:ascii="Times New Roman" w:eastAsia="Times New Roman" w:hAnsi="Times New Roman" w:cs="Times New Roman"/>
          <w:highlight w:val="white"/>
        </w:rPr>
        <w:t xml:space="preserve">the sea cucumber remained in the bucket for 38.5 minutes </w:t>
      </w:r>
      <w:r w:rsidR="00F505F8">
        <w:rPr>
          <w:rFonts w:ascii="Times New Roman" w:eastAsia="Times New Roman" w:hAnsi="Times New Roman" w:cs="Times New Roman"/>
          <w:highlight w:val="white"/>
        </w:rPr>
        <w:t xml:space="preserve">to achieve an ammonium concentration of 1 µmol/L. </w:t>
      </w:r>
      <w:r w:rsidR="003D7076">
        <w:rPr>
          <w:rFonts w:ascii="Times New Roman" w:eastAsia="Times New Roman" w:hAnsi="Times New Roman" w:cs="Times New Roman"/>
          <w:highlight w:val="white"/>
        </w:rPr>
        <w:t xml:space="preserve">The resulting effluent </w:t>
      </w:r>
      <w:r w:rsidR="00F505F8">
        <w:rPr>
          <w:rFonts w:ascii="Times New Roman" w:eastAsia="Times New Roman" w:hAnsi="Times New Roman" w:cs="Times New Roman"/>
          <w:highlight w:val="white"/>
        </w:rPr>
        <w:t xml:space="preserve">was then filtered into an acid-washed container. </w:t>
      </w:r>
      <w:r w:rsidR="003D7076">
        <w:rPr>
          <w:rFonts w:ascii="Times New Roman" w:eastAsia="Times New Roman" w:hAnsi="Times New Roman" w:cs="Times New Roman"/>
          <w:highlight w:val="white"/>
        </w:rPr>
        <w:t>Similarly</w:t>
      </w:r>
      <w:r w:rsidR="00F505F8">
        <w:rPr>
          <w:rFonts w:ascii="Times New Roman" w:eastAsia="Times New Roman" w:hAnsi="Times New Roman" w:cs="Times New Roman"/>
          <w:highlight w:val="white"/>
        </w:rPr>
        <w:t xml:space="preserve">, to create the high ammonium treatment water, I </w:t>
      </w:r>
      <w:r w:rsidR="003D7076">
        <w:rPr>
          <w:rFonts w:ascii="Times New Roman" w:eastAsia="Times New Roman" w:hAnsi="Times New Roman" w:cs="Times New Roman"/>
          <w:highlight w:val="white"/>
        </w:rPr>
        <w:t>placed a 718 g sea cucumber (wet weight) in a bucket filled with 10</w:t>
      </w:r>
      <w:r w:rsidR="00B279D0">
        <w:rPr>
          <w:rFonts w:ascii="Times New Roman" w:eastAsia="Times New Roman" w:hAnsi="Times New Roman" w:cs="Times New Roman"/>
          <w:highlight w:val="white"/>
        </w:rPr>
        <w:t xml:space="preserve"> </w:t>
      </w:r>
      <w:r w:rsidR="003D7076">
        <w:rPr>
          <w:rFonts w:ascii="Times New Roman" w:eastAsia="Times New Roman" w:hAnsi="Times New Roman" w:cs="Times New Roman"/>
          <w:highlight w:val="white"/>
        </w:rPr>
        <w:t xml:space="preserve">L of </w:t>
      </w:r>
      <w:r w:rsidR="00B279D0">
        <w:rPr>
          <w:rFonts w:ascii="Times New Roman" w:eastAsia="Times New Roman" w:hAnsi="Times New Roman" w:cs="Times New Roman"/>
          <w:highlight w:val="white"/>
        </w:rPr>
        <w:t>un</w:t>
      </w:r>
      <w:r w:rsidR="003D7076">
        <w:rPr>
          <w:rFonts w:ascii="Times New Roman" w:eastAsia="Times New Roman" w:hAnsi="Times New Roman" w:cs="Times New Roman"/>
          <w:highlight w:val="white"/>
        </w:rPr>
        <w:t xml:space="preserve">filtered seawater, and </w:t>
      </w:r>
      <w:r w:rsidR="00F505F8">
        <w:rPr>
          <w:rFonts w:ascii="Times New Roman" w:eastAsia="Times New Roman" w:hAnsi="Times New Roman" w:cs="Times New Roman"/>
          <w:highlight w:val="white"/>
        </w:rPr>
        <w:t xml:space="preserve">left </w:t>
      </w:r>
      <w:r w:rsidR="003D7076">
        <w:rPr>
          <w:rFonts w:ascii="Times New Roman" w:eastAsia="Times New Roman" w:hAnsi="Times New Roman" w:cs="Times New Roman"/>
          <w:highlight w:val="white"/>
        </w:rPr>
        <w:t>it to incubate</w:t>
      </w:r>
      <w:r w:rsidR="00F505F8">
        <w:rPr>
          <w:rFonts w:ascii="Times New Roman" w:eastAsia="Times New Roman" w:hAnsi="Times New Roman" w:cs="Times New Roman"/>
          <w:highlight w:val="white"/>
        </w:rPr>
        <w:t xml:space="preserve"> for 119.1 minutes to achieve a high ammonium concentration of approximately 3 µmol/L. The water was then filtered and stored in an acid-washed container in </w:t>
      </w:r>
      <w:r w:rsidR="003D7076">
        <w:rPr>
          <w:rFonts w:ascii="Times New Roman" w:eastAsia="Times New Roman" w:hAnsi="Times New Roman" w:cs="Times New Roman"/>
          <w:highlight w:val="white"/>
        </w:rPr>
        <w:t>a refrigerator</w:t>
      </w:r>
      <w:r w:rsidR="00F505F8">
        <w:rPr>
          <w:rFonts w:ascii="Times New Roman" w:eastAsia="Times New Roman" w:hAnsi="Times New Roman" w:cs="Times New Roman"/>
          <w:highlight w:val="white"/>
        </w:rPr>
        <w:t>. Fluorometry, as previously described, was conducted to determine the concentration of ammonium in the water. The pH was also measured to ensure there was no difference between the three types of treatment seawater.</w:t>
      </w:r>
    </w:p>
    <w:p w14:paraId="00000017" w14:textId="04F7B6E1" w:rsidR="00887565" w:rsidRDefault="004A0824">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iCs/>
        </w:rPr>
        <w:lastRenderedPageBreak/>
        <w:t xml:space="preserve">We collected </w:t>
      </w:r>
      <w:r w:rsidR="00F505F8">
        <w:rPr>
          <w:rFonts w:ascii="Times New Roman" w:eastAsia="Times New Roman" w:hAnsi="Times New Roman" w:cs="Times New Roman"/>
          <w:i/>
        </w:rPr>
        <w:t xml:space="preserve">Fucus distichus </w:t>
      </w:r>
      <w:r w:rsidR="00F505F8">
        <w:rPr>
          <w:rFonts w:ascii="Times New Roman" w:eastAsia="Times New Roman" w:hAnsi="Times New Roman" w:cs="Times New Roman"/>
        </w:rPr>
        <w:t xml:space="preserve">on </w:t>
      </w:r>
      <w:r w:rsidR="003D7076">
        <w:rPr>
          <w:rFonts w:ascii="Times New Roman" w:eastAsia="Times New Roman" w:hAnsi="Times New Roman" w:cs="Times New Roman"/>
        </w:rPr>
        <w:t xml:space="preserve">7 </w:t>
      </w:r>
      <w:r w:rsidR="00F505F8">
        <w:rPr>
          <w:rFonts w:ascii="Times New Roman" w:eastAsia="Times New Roman" w:hAnsi="Times New Roman" w:cs="Times New Roman"/>
        </w:rPr>
        <w:t xml:space="preserve">March 2022 from Boulder Island (49.311493, -122.937502), </w:t>
      </w:r>
      <w:r w:rsidR="003D7076">
        <w:rPr>
          <w:rFonts w:ascii="Times New Roman" w:eastAsia="Times New Roman" w:hAnsi="Times New Roman" w:cs="Times New Roman"/>
        </w:rPr>
        <w:t>at the southern end of</w:t>
      </w:r>
      <w:r w:rsidR="00F505F8">
        <w:rPr>
          <w:rFonts w:ascii="Times New Roman" w:eastAsia="Times New Roman" w:hAnsi="Times New Roman" w:cs="Times New Roman"/>
        </w:rPr>
        <w:t xml:space="preserve"> Indian Arm. Fertile fronds of</w:t>
      </w:r>
      <w:r w:rsidR="00F505F8">
        <w:rPr>
          <w:rFonts w:ascii="Times New Roman" w:eastAsia="Times New Roman" w:hAnsi="Times New Roman" w:cs="Times New Roman"/>
          <w:i/>
        </w:rPr>
        <w:t xml:space="preserve"> F. distichus</w:t>
      </w:r>
      <w:r w:rsidR="00F505F8">
        <w:rPr>
          <w:rFonts w:ascii="Times New Roman" w:eastAsia="Times New Roman" w:hAnsi="Times New Roman" w:cs="Times New Roman"/>
        </w:rPr>
        <w:t xml:space="preserve"> are characterized by swollen, bumpy, and slimy receptacles. Fronds were collected</w:t>
      </w:r>
      <w:r w:rsidR="003D7076" w:rsidRPr="003D7076">
        <w:rPr>
          <w:rFonts w:ascii="Times New Roman" w:eastAsia="Times New Roman" w:hAnsi="Times New Roman" w:cs="Times New Roman"/>
        </w:rPr>
        <w:t xml:space="preserve"> </w:t>
      </w:r>
      <w:r w:rsidR="003D7076">
        <w:rPr>
          <w:rFonts w:ascii="Times New Roman" w:eastAsia="Times New Roman" w:hAnsi="Times New Roman" w:cs="Times New Roman"/>
        </w:rPr>
        <w:t>haphazardly</w:t>
      </w:r>
      <w:r w:rsidR="00F505F8">
        <w:rPr>
          <w:rFonts w:ascii="Times New Roman" w:eastAsia="Times New Roman" w:hAnsi="Times New Roman" w:cs="Times New Roman"/>
        </w:rPr>
        <w:t xml:space="preserve"> from multiple individuals and pooled together in large </w:t>
      </w:r>
      <w:r w:rsidR="004F14D8">
        <w:rPr>
          <w:rFonts w:ascii="Times New Roman" w:eastAsia="Times New Roman" w:hAnsi="Times New Roman" w:cs="Times New Roman"/>
        </w:rPr>
        <w:t xml:space="preserve">sealable plastic </w:t>
      </w:r>
      <w:r w:rsidR="00F505F8">
        <w:rPr>
          <w:rFonts w:ascii="Times New Roman" w:eastAsia="Times New Roman" w:hAnsi="Times New Roman" w:cs="Times New Roman"/>
        </w:rPr>
        <w:t xml:space="preserve">bags. </w:t>
      </w:r>
      <w:r w:rsidR="003D7076">
        <w:rPr>
          <w:rFonts w:ascii="Times New Roman" w:eastAsia="Times New Roman" w:hAnsi="Times New Roman" w:cs="Times New Roman"/>
        </w:rPr>
        <w:t xml:space="preserve">Fifteen </w:t>
      </w:r>
      <w:r w:rsidR="00F505F8">
        <w:rPr>
          <w:rFonts w:ascii="Times New Roman" w:eastAsia="Times New Roman" w:hAnsi="Times New Roman" w:cs="Times New Roman"/>
        </w:rPr>
        <w:t xml:space="preserve">full individuals </w:t>
      </w:r>
      <w:r w:rsidR="00352643">
        <w:rPr>
          <w:rFonts w:ascii="Times New Roman" w:eastAsia="Times New Roman" w:hAnsi="Times New Roman" w:cs="Times New Roman"/>
        </w:rPr>
        <w:t xml:space="preserve">(thalli) </w:t>
      </w:r>
      <w:r w:rsidR="00F505F8">
        <w:rPr>
          <w:rFonts w:ascii="Times New Roman" w:eastAsia="Times New Roman" w:hAnsi="Times New Roman" w:cs="Times New Roman"/>
        </w:rPr>
        <w:t xml:space="preserve">were collected, including their holdfast to be able to later differentiate between individuals. Excess water was removed from the bags and a wet paper towel was placed in each bag to prevent desiccation. The bags were stored in a cooler for transport and later placed in a </w:t>
      </w:r>
      <w:r w:rsidR="004F14D8">
        <w:rPr>
          <w:rFonts w:ascii="Times New Roman" w:eastAsia="Times New Roman" w:hAnsi="Times New Roman" w:cs="Times New Roman"/>
        </w:rPr>
        <w:t>refrigerator</w:t>
      </w:r>
      <w:r w:rsidR="00F505F8">
        <w:rPr>
          <w:rFonts w:ascii="Times New Roman" w:eastAsia="Times New Roman" w:hAnsi="Times New Roman" w:cs="Times New Roman"/>
        </w:rPr>
        <w:t>, in the dark, for three days. This process stress</w:t>
      </w:r>
      <w:r w:rsidR="004F14D8">
        <w:rPr>
          <w:rFonts w:ascii="Times New Roman" w:eastAsia="Times New Roman" w:hAnsi="Times New Roman" w:cs="Times New Roman"/>
        </w:rPr>
        <w:t>ed</w:t>
      </w:r>
      <w:r w:rsidR="00F505F8">
        <w:rPr>
          <w:rFonts w:ascii="Times New Roman" w:eastAsia="Times New Roman" w:hAnsi="Times New Roman" w:cs="Times New Roman"/>
        </w:rPr>
        <w:t xml:space="preserve"> the organisms, encouraging the release of gametes once placed back into a favourable environment. After three days, </w:t>
      </w:r>
      <w:r w:rsidR="00B771A9">
        <w:rPr>
          <w:rFonts w:ascii="Times New Roman" w:eastAsia="Times New Roman" w:hAnsi="Times New Roman" w:cs="Times New Roman"/>
        </w:rPr>
        <w:t xml:space="preserve">I removed </w:t>
      </w:r>
      <w:r w:rsidR="00F505F8">
        <w:rPr>
          <w:rFonts w:ascii="Times New Roman" w:eastAsia="Times New Roman" w:hAnsi="Times New Roman" w:cs="Times New Roman"/>
        </w:rPr>
        <w:t xml:space="preserve">the fronds from the </w:t>
      </w:r>
      <w:r w:rsidR="004F14D8">
        <w:rPr>
          <w:rFonts w:ascii="Times New Roman" w:eastAsia="Times New Roman" w:hAnsi="Times New Roman" w:cs="Times New Roman"/>
        </w:rPr>
        <w:t>refrigerator</w:t>
      </w:r>
      <w:r w:rsidR="00F505F8">
        <w:rPr>
          <w:rFonts w:ascii="Times New Roman" w:eastAsia="Times New Roman" w:hAnsi="Times New Roman" w:cs="Times New Roman"/>
        </w:rPr>
        <w:t xml:space="preserve">. </w:t>
      </w:r>
      <w:r w:rsidR="00205D0E">
        <w:rPr>
          <w:rFonts w:ascii="Times New Roman" w:eastAsia="Times New Roman" w:hAnsi="Times New Roman" w:cs="Times New Roman"/>
        </w:rPr>
        <w:t xml:space="preserve">For each treatment level, </w:t>
      </w:r>
      <w:r w:rsidR="004F14D8">
        <w:rPr>
          <w:rFonts w:ascii="Times New Roman" w:eastAsia="Times New Roman" w:hAnsi="Times New Roman" w:cs="Times New Roman"/>
        </w:rPr>
        <w:t xml:space="preserve">I added </w:t>
      </w:r>
      <w:r w:rsidR="00F505F8">
        <w:rPr>
          <w:rFonts w:ascii="Times New Roman" w:eastAsia="Times New Roman" w:hAnsi="Times New Roman" w:cs="Times New Roman"/>
        </w:rPr>
        <w:t xml:space="preserve">120 ml of </w:t>
      </w:r>
      <w:r w:rsidR="004F14D8">
        <w:rPr>
          <w:rFonts w:ascii="Times New Roman" w:eastAsia="Times New Roman" w:hAnsi="Times New Roman" w:cs="Times New Roman"/>
        </w:rPr>
        <w:t xml:space="preserve">one of the </w:t>
      </w:r>
      <w:r w:rsidR="008F6852">
        <w:rPr>
          <w:rFonts w:ascii="Times New Roman" w:eastAsia="Times New Roman" w:hAnsi="Times New Roman" w:cs="Times New Roman"/>
        </w:rPr>
        <w:t xml:space="preserve">corresponding </w:t>
      </w:r>
      <w:r w:rsidR="00F505F8">
        <w:rPr>
          <w:rFonts w:ascii="Times New Roman" w:eastAsia="Times New Roman" w:hAnsi="Times New Roman" w:cs="Times New Roman"/>
        </w:rPr>
        <w:t xml:space="preserve">seawater </w:t>
      </w:r>
      <w:r w:rsidR="00913FA5">
        <w:rPr>
          <w:rFonts w:ascii="Times New Roman" w:eastAsia="Times New Roman" w:hAnsi="Times New Roman" w:cs="Times New Roman"/>
        </w:rPr>
        <w:t>treatments</w:t>
      </w:r>
      <w:r w:rsidR="00F505F8">
        <w:rPr>
          <w:rFonts w:ascii="Times New Roman" w:eastAsia="Times New Roman" w:hAnsi="Times New Roman" w:cs="Times New Roman"/>
        </w:rPr>
        <w:t xml:space="preserve"> (control, low, or high) to </w:t>
      </w:r>
      <w:r w:rsidR="00885EF6">
        <w:rPr>
          <w:rFonts w:ascii="Times New Roman" w:eastAsia="Times New Roman" w:hAnsi="Times New Roman" w:cs="Times New Roman"/>
        </w:rPr>
        <w:t>a</w:t>
      </w:r>
      <w:r w:rsidR="00F505F8">
        <w:rPr>
          <w:rFonts w:ascii="Times New Roman" w:eastAsia="Times New Roman" w:hAnsi="Times New Roman" w:cs="Times New Roman"/>
        </w:rPr>
        <w:t xml:space="preserve"> large acid-washed</w:t>
      </w:r>
      <w:r w:rsidR="00885EF6">
        <w:rPr>
          <w:rFonts w:ascii="Times New Roman" w:eastAsia="Times New Roman" w:hAnsi="Times New Roman" w:cs="Times New Roman"/>
        </w:rPr>
        <w:t>, plastic</w:t>
      </w:r>
      <w:r w:rsidR="00F505F8">
        <w:rPr>
          <w:rFonts w:ascii="Times New Roman" w:eastAsia="Times New Roman" w:hAnsi="Times New Roman" w:cs="Times New Roman"/>
        </w:rPr>
        <w:t xml:space="preserve"> petri dish</w:t>
      </w:r>
      <w:r w:rsidR="004F14D8">
        <w:rPr>
          <w:rFonts w:ascii="Times New Roman" w:eastAsia="Times New Roman" w:hAnsi="Times New Roman" w:cs="Times New Roman"/>
        </w:rPr>
        <w:t xml:space="preserve"> for a total of </w:t>
      </w:r>
      <w:r w:rsidR="00885EF6">
        <w:rPr>
          <w:rFonts w:ascii="Times New Roman" w:eastAsia="Times New Roman" w:hAnsi="Times New Roman" w:cs="Times New Roman"/>
        </w:rPr>
        <w:t>3</w:t>
      </w:r>
      <w:r w:rsidR="004F14D8">
        <w:rPr>
          <w:rFonts w:ascii="Times New Roman" w:eastAsia="Times New Roman" w:hAnsi="Times New Roman" w:cs="Times New Roman"/>
        </w:rPr>
        <w:t xml:space="preserve"> dishes</w:t>
      </w:r>
      <w:r w:rsidR="00F505F8">
        <w:rPr>
          <w:rFonts w:ascii="Times New Roman" w:eastAsia="Times New Roman" w:hAnsi="Times New Roman" w:cs="Times New Roman"/>
        </w:rPr>
        <w:t xml:space="preserve">. </w:t>
      </w:r>
      <w:r w:rsidR="004F14D8">
        <w:rPr>
          <w:rFonts w:ascii="Times New Roman" w:eastAsia="Times New Roman" w:hAnsi="Times New Roman" w:cs="Times New Roman"/>
        </w:rPr>
        <w:t>I removed three fronds</w:t>
      </w:r>
      <w:r w:rsidR="00913FA5">
        <w:rPr>
          <w:rFonts w:ascii="Times New Roman" w:eastAsia="Times New Roman" w:hAnsi="Times New Roman" w:cs="Times New Roman"/>
        </w:rPr>
        <w:t xml:space="preserve"> (</w:t>
      </w:r>
      <w:r w:rsidR="004F14D8">
        <w:rPr>
          <w:rFonts w:ascii="Times New Roman" w:eastAsia="Times New Roman" w:hAnsi="Times New Roman" w:cs="Times New Roman"/>
        </w:rPr>
        <w:t>containing two receptacles</w:t>
      </w:r>
      <w:r w:rsidR="00913FA5">
        <w:rPr>
          <w:rFonts w:ascii="Times New Roman" w:eastAsia="Times New Roman" w:hAnsi="Times New Roman" w:cs="Times New Roman"/>
        </w:rPr>
        <w:t>)</w:t>
      </w:r>
      <w:r w:rsidR="004F14D8">
        <w:rPr>
          <w:rFonts w:ascii="Times New Roman" w:eastAsia="Times New Roman" w:hAnsi="Times New Roman" w:cs="Times New Roman"/>
        </w:rPr>
        <w:t xml:space="preserve"> f</w:t>
      </w:r>
      <w:r w:rsidR="00F505F8">
        <w:rPr>
          <w:rFonts w:ascii="Times New Roman" w:eastAsia="Times New Roman" w:hAnsi="Times New Roman" w:cs="Times New Roman"/>
        </w:rPr>
        <w:t xml:space="preserve">rom each individual </w:t>
      </w:r>
      <w:r w:rsidR="00F505F8">
        <w:rPr>
          <w:rFonts w:ascii="Times New Roman" w:eastAsia="Times New Roman" w:hAnsi="Times New Roman" w:cs="Times New Roman"/>
          <w:i/>
        </w:rPr>
        <w:t>Fucus</w:t>
      </w:r>
      <w:r w:rsidR="004F14D8">
        <w:rPr>
          <w:rFonts w:ascii="Times New Roman" w:eastAsia="Times New Roman" w:hAnsi="Times New Roman" w:cs="Times New Roman"/>
        </w:rPr>
        <w:t xml:space="preserve"> </w:t>
      </w:r>
      <w:proofErr w:type="gramStart"/>
      <w:r w:rsidR="004F14D8">
        <w:rPr>
          <w:rFonts w:ascii="Times New Roman" w:eastAsia="Times New Roman" w:hAnsi="Times New Roman" w:cs="Times New Roman"/>
        </w:rPr>
        <w:t>thallus</w:t>
      </w:r>
      <w:r w:rsidR="00F505F8">
        <w:rPr>
          <w:rFonts w:ascii="Times New Roman" w:eastAsia="Times New Roman" w:hAnsi="Times New Roman" w:cs="Times New Roman"/>
        </w:rPr>
        <w:t>, and</w:t>
      </w:r>
      <w:proofErr w:type="gramEnd"/>
      <w:r w:rsidR="00F505F8">
        <w:rPr>
          <w:rFonts w:ascii="Times New Roman" w:eastAsia="Times New Roman" w:hAnsi="Times New Roman" w:cs="Times New Roman"/>
        </w:rPr>
        <w:t xml:space="preserve"> </w:t>
      </w:r>
      <w:r w:rsidR="004F14D8">
        <w:rPr>
          <w:rFonts w:ascii="Times New Roman" w:eastAsia="Times New Roman" w:hAnsi="Times New Roman" w:cs="Times New Roman"/>
        </w:rPr>
        <w:t xml:space="preserve">placed </w:t>
      </w:r>
      <w:r w:rsidR="00F505F8">
        <w:rPr>
          <w:rFonts w:ascii="Times New Roman" w:eastAsia="Times New Roman" w:hAnsi="Times New Roman" w:cs="Times New Roman"/>
        </w:rPr>
        <w:t xml:space="preserve">one frond into each petri dish. This was done to control for possible variation between individual </w:t>
      </w:r>
      <w:r w:rsidR="00885EF6">
        <w:rPr>
          <w:rFonts w:ascii="Times New Roman" w:eastAsia="Times New Roman" w:hAnsi="Times New Roman" w:cs="Times New Roman"/>
        </w:rPr>
        <w:t>thalli</w:t>
      </w:r>
      <w:r w:rsidR="00F505F8">
        <w:rPr>
          <w:rFonts w:ascii="Times New Roman" w:eastAsia="Times New Roman" w:hAnsi="Times New Roman" w:cs="Times New Roman"/>
        </w:rPr>
        <w:t xml:space="preserve">. The dishes were then placed in the </w:t>
      </w:r>
      <w:r w:rsidR="00885EF6">
        <w:rPr>
          <w:rFonts w:ascii="Times New Roman" w:eastAsia="Times New Roman" w:hAnsi="Times New Roman" w:cs="Times New Roman"/>
        </w:rPr>
        <w:t xml:space="preserve">refrigerator </w:t>
      </w:r>
      <w:r w:rsidR="00F505F8">
        <w:rPr>
          <w:rFonts w:ascii="Times New Roman" w:eastAsia="Times New Roman" w:hAnsi="Times New Roman" w:cs="Times New Roman"/>
        </w:rPr>
        <w:t>for 30 min</w:t>
      </w:r>
      <w:r w:rsidR="008E7D14">
        <w:rPr>
          <w:rFonts w:ascii="Times New Roman" w:eastAsia="Times New Roman" w:hAnsi="Times New Roman" w:cs="Times New Roman"/>
        </w:rPr>
        <w:t xml:space="preserve"> </w:t>
      </w:r>
      <w:r w:rsidR="00885EF6">
        <w:rPr>
          <w:rFonts w:ascii="Times New Roman" w:eastAsia="Times New Roman" w:hAnsi="Times New Roman" w:cs="Times New Roman"/>
        </w:rPr>
        <w:t>and</w:t>
      </w:r>
      <w:r w:rsidR="00F505F8">
        <w:rPr>
          <w:rFonts w:ascii="Times New Roman" w:eastAsia="Times New Roman" w:hAnsi="Times New Roman" w:cs="Times New Roman"/>
        </w:rPr>
        <w:t xml:space="preserve"> then poured through a strainer </w:t>
      </w:r>
      <w:r w:rsidR="00885EF6">
        <w:rPr>
          <w:rFonts w:ascii="Times New Roman" w:eastAsia="Times New Roman" w:hAnsi="Times New Roman" w:cs="Times New Roman"/>
        </w:rPr>
        <w:t xml:space="preserve">into acid-washed beakers </w:t>
      </w:r>
      <w:r w:rsidR="00F505F8">
        <w:rPr>
          <w:rFonts w:ascii="Times New Roman" w:eastAsia="Times New Roman" w:hAnsi="Times New Roman" w:cs="Times New Roman"/>
        </w:rPr>
        <w:t xml:space="preserve">to separate the fronds from the newly created </w:t>
      </w:r>
      <w:r w:rsidR="00885EF6">
        <w:rPr>
          <w:rFonts w:ascii="Times New Roman" w:eastAsia="Times New Roman" w:hAnsi="Times New Roman" w:cs="Times New Roman"/>
        </w:rPr>
        <w:t>‘</w:t>
      </w:r>
      <w:r w:rsidR="00F505F8">
        <w:rPr>
          <w:rFonts w:ascii="Times New Roman" w:eastAsia="Times New Roman" w:hAnsi="Times New Roman" w:cs="Times New Roman"/>
        </w:rPr>
        <w:t>zygote water</w:t>
      </w:r>
      <w:r w:rsidR="00885EF6">
        <w:rPr>
          <w:rFonts w:ascii="Times New Roman" w:eastAsia="Times New Roman" w:hAnsi="Times New Roman" w:cs="Times New Roman"/>
        </w:rPr>
        <w:t>’</w:t>
      </w:r>
      <w:r w:rsidR="00F505F8">
        <w:rPr>
          <w:rFonts w:ascii="Times New Roman" w:eastAsia="Times New Roman" w:hAnsi="Times New Roman" w:cs="Times New Roman"/>
        </w:rPr>
        <w:t xml:space="preserve">. The beakers were swirled, then left for a few min to allow the </w:t>
      </w:r>
      <w:r w:rsidR="00F505F8">
        <w:rPr>
          <w:rFonts w:ascii="Times New Roman" w:eastAsia="Times New Roman" w:hAnsi="Times New Roman" w:cs="Times New Roman"/>
          <w:i/>
        </w:rPr>
        <w:t>Fucus</w:t>
      </w:r>
      <w:r w:rsidR="00F505F8">
        <w:rPr>
          <w:rFonts w:ascii="Times New Roman" w:eastAsia="Times New Roman" w:hAnsi="Times New Roman" w:cs="Times New Roman"/>
        </w:rPr>
        <w:t xml:space="preserve"> zygotes to settle on the bottom. </w:t>
      </w:r>
      <w:r w:rsidR="00885EF6">
        <w:rPr>
          <w:rFonts w:ascii="Times New Roman" w:eastAsia="Times New Roman" w:hAnsi="Times New Roman" w:cs="Times New Roman"/>
        </w:rPr>
        <w:t xml:space="preserve">I then placed </w:t>
      </w:r>
      <w:r w:rsidR="00F505F8">
        <w:rPr>
          <w:rFonts w:ascii="Times New Roman" w:eastAsia="Times New Roman" w:hAnsi="Times New Roman" w:cs="Times New Roman"/>
        </w:rPr>
        <w:t xml:space="preserve">800 µl of </w:t>
      </w:r>
      <w:r w:rsidR="00885EF6">
        <w:rPr>
          <w:rFonts w:ascii="Times New Roman" w:eastAsia="Times New Roman" w:hAnsi="Times New Roman" w:cs="Times New Roman"/>
        </w:rPr>
        <w:t>‘</w:t>
      </w:r>
      <w:r w:rsidR="00F505F8">
        <w:rPr>
          <w:rFonts w:ascii="Times New Roman" w:eastAsia="Times New Roman" w:hAnsi="Times New Roman" w:cs="Times New Roman"/>
        </w:rPr>
        <w:t>zygote water</w:t>
      </w:r>
      <w:r w:rsidR="00885EF6">
        <w:rPr>
          <w:rFonts w:ascii="Times New Roman" w:eastAsia="Times New Roman" w:hAnsi="Times New Roman" w:cs="Times New Roman"/>
        </w:rPr>
        <w:t>’</w:t>
      </w:r>
      <w:r w:rsidR="00F505F8">
        <w:rPr>
          <w:rFonts w:ascii="Times New Roman" w:eastAsia="Times New Roman" w:hAnsi="Times New Roman" w:cs="Times New Roman"/>
        </w:rPr>
        <w:t xml:space="preserve"> </w:t>
      </w:r>
      <w:r w:rsidR="00885EF6">
        <w:rPr>
          <w:rFonts w:ascii="Times New Roman" w:eastAsia="Times New Roman" w:hAnsi="Times New Roman" w:cs="Times New Roman"/>
        </w:rPr>
        <w:t xml:space="preserve">and 5 ml of the appropriate seawater effluent </w:t>
      </w:r>
      <w:r w:rsidR="00F505F8">
        <w:rPr>
          <w:rFonts w:ascii="Times New Roman" w:eastAsia="Times New Roman" w:hAnsi="Times New Roman" w:cs="Times New Roman"/>
        </w:rPr>
        <w:t xml:space="preserve">into </w:t>
      </w:r>
      <w:r w:rsidR="00885EF6">
        <w:rPr>
          <w:rFonts w:ascii="Times New Roman" w:eastAsia="Times New Roman" w:hAnsi="Times New Roman" w:cs="Times New Roman"/>
        </w:rPr>
        <w:t xml:space="preserve">a </w:t>
      </w:r>
      <w:r w:rsidR="00F505F8">
        <w:rPr>
          <w:rFonts w:ascii="Times New Roman" w:eastAsia="Times New Roman" w:hAnsi="Times New Roman" w:cs="Times New Roman"/>
        </w:rPr>
        <w:t>small petri dish</w:t>
      </w:r>
      <w:r w:rsidR="00885EF6">
        <w:rPr>
          <w:rFonts w:ascii="Times New Roman" w:eastAsia="Times New Roman" w:hAnsi="Times New Roman" w:cs="Times New Roman"/>
        </w:rPr>
        <w:t>, creating</w:t>
      </w:r>
      <w:r w:rsidR="00F505F8">
        <w:rPr>
          <w:rFonts w:ascii="Times New Roman" w:eastAsia="Times New Roman" w:hAnsi="Times New Roman" w:cs="Times New Roman"/>
        </w:rPr>
        <w:t xml:space="preserve"> six replicates of each of the three treatments (low ammonium, high ammonium, and control</w:t>
      </w:r>
      <w:r w:rsidR="00885EF6">
        <w:rPr>
          <w:rFonts w:ascii="Times New Roman" w:eastAsia="Times New Roman" w:hAnsi="Times New Roman" w:cs="Times New Roman"/>
        </w:rPr>
        <w:t>; 18 dishes</w:t>
      </w:r>
      <w:r w:rsidR="00F505F8">
        <w:rPr>
          <w:rFonts w:ascii="Times New Roman" w:eastAsia="Times New Roman" w:hAnsi="Times New Roman" w:cs="Times New Roman"/>
        </w:rPr>
        <w:t>). Lids were placed on each dish to prevent evaporation. All dishes were in a growth chamber at 15</w:t>
      </w:r>
      <w:r w:rsidR="00F505F8">
        <w:rPr>
          <w:rFonts w:ascii="Times New Roman" w:eastAsia="Times New Roman" w:hAnsi="Times New Roman" w:cs="Times New Roman"/>
          <w:highlight w:val="white"/>
        </w:rPr>
        <w:t>°C with a 12-hour light-dark cycle</w:t>
      </w:r>
      <w:r w:rsidR="00240676">
        <w:rPr>
          <w:rFonts w:ascii="Times New Roman" w:eastAsia="Times New Roman" w:hAnsi="Times New Roman" w:cs="Times New Roman"/>
        </w:rPr>
        <w:t xml:space="preserve"> with</w:t>
      </w:r>
      <w:r w:rsidR="00D71BF4">
        <w:rPr>
          <w:rFonts w:ascii="Times New Roman" w:eastAsia="Times New Roman" w:hAnsi="Times New Roman" w:cs="Times New Roman"/>
        </w:rPr>
        <w:t xml:space="preserve"> unidirectional</w:t>
      </w:r>
      <w:r w:rsidR="00F505F8">
        <w:rPr>
          <w:rFonts w:ascii="Times New Roman" w:eastAsia="Times New Roman" w:hAnsi="Times New Roman" w:cs="Times New Roman"/>
        </w:rPr>
        <w:t xml:space="preserve"> fluorescent light bars. Samples were placed in a haphazard order along the light bars. Every 24 h until </w:t>
      </w:r>
      <w:r w:rsidR="00240676">
        <w:rPr>
          <w:rFonts w:ascii="Times New Roman" w:eastAsia="Times New Roman" w:hAnsi="Times New Roman" w:cs="Times New Roman"/>
        </w:rPr>
        <w:t xml:space="preserve">the end of the germination period, at </w:t>
      </w:r>
      <w:r w:rsidR="00F505F8">
        <w:rPr>
          <w:rFonts w:ascii="Times New Roman" w:eastAsia="Times New Roman" w:hAnsi="Times New Roman" w:cs="Times New Roman"/>
        </w:rPr>
        <w:t xml:space="preserve">120 h, </w:t>
      </w:r>
      <w:r w:rsidR="00D71BF4">
        <w:rPr>
          <w:rFonts w:ascii="Times New Roman" w:eastAsia="Times New Roman" w:hAnsi="Times New Roman" w:cs="Times New Roman"/>
        </w:rPr>
        <w:t xml:space="preserve">I removed </w:t>
      </w:r>
      <w:r w:rsidR="00F505F8">
        <w:rPr>
          <w:rFonts w:ascii="Times New Roman" w:eastAsia="Times New Roman" w:hAnsi="Times New Roman" w:cs="Times New Roman"/>
        </w:rPr>
        <w:t xml:space="preserve">the samples from the growth chamber and </w:t>
      </w:r>
      <w:r w:rsidR="00D71BF4">
        <w:rPr>
          <w:rFonts w:ascii="Times New Roman" w:eastAsia="Times New Roman" w:hAnsi="Times New Roman" w:cs="Times New Roman"/>
        </w:rPr>
        <w:t xml:space="preserve">photographed </w:t>
      </w:r>
      <w:r w:rsidR="00F505F8">
        <w:rPr>
          <w:rFonts w:ascii="Times New Roman" w:eastAsia="Times New Roman" w:hAnsi="Times New Roman" w:cs="Times New Roman"/>
        </w:rPr>
        <w:t xml:space="preserve">the germinated zygotes using a dissecting microscope. When the samples were returned to the growth chamber </w:t>
      </w:r>
      <w:r w:rsidR="00F505F8">
        <w:rPr>
          <w:rFonts w:ascii="Times New Roman" w:eastAsia="Times New Roman" w:hAnsi="Times New Roman" w:cs="Times New Roman"/>
        </w:rPr>
        <w:lastRenderedPageBreak/>
        <w:t xml:space="preserve">they were placed in a haphazard order along the light bar, maintaining the same petri-dish orientation to promote growth towards the light. At 120 h, </w:t>
      </w:r>
      <w:r w:rsidR="00240676">
        <w:rPr>
          <w:rFonts w:ascii="Times New Roman" w:eastAsia="Times New Roman" w:hAnsi="Times New Roman" w:cs="Times New Roman"/>
        </w:rPr>
        <w:t>I</w:t>
      </w:r>
      <w:r w:rsidR="00F505F8">
        <w:rPr>
          <w:rFonts w:ascii="Times New Roman" w:eastAsia="Times New Roman" w:hAnsi="Times New Roman" w:cs="Times New Roman"/>
        </w:rPr>
        <w:t xml:space="preserve"> </w:t>
      </w:r>
      <w:r w:rsidR="00240676">
        <w:rPr>
          <w:rFonts w:ascii="Times New Roman" w:eastAsia="Times New Roman" w:hAnsi="Times New Roman" w:cs="Times New Roman"/>
        </w:rPr>
        <w:t xml:space="preserve">photographed </w:t>
      </w:r>
      <w:r w:rsidR="00F505F8">
        <w:rPr>
          <w:rFonts w:ascii="Times New Roman" w:eastAsia="Times New Roman" w:hAnsi="Times New Roman" w:cs="Times New Roman"/>
        </w:rPr>
        <w:t>the germinated zygotes</w:t>
      </w:r>
      <w:r w:rsidR="00240676">
        <w:rPr>
          <w:rFonts w:ascii="Times New Roman" w:eastAsia="Times New Roman" w:hAnsi="Times New Roman" w:cs="Times New Roman"/>
        </w:rPr>
        <w:t xml:space="preserve"> and counted</w:t>
      </w:r>
      <w:r w:rsidR="00F505F8">
        <w:rPr>
          <w:rFonts w:ascii="Times New Roman" w:eastAsia="Times New Roman" w:hAnsi="Times New Roman" w:cs="Times New Roman"/>
        </w:rPr>
        <w:t xml:space="preserve"> the number of germinated and ungerminated zygotes. All images were then analyzed in </w:t>
      </w:r>
      <w:r w:rsidR="009B5E4D">
        <w:rPr>
          <w:rFonts w:ascii="Times New Roman" w:eastAsia="Times New Roman" w:hAnsi="Times New Roman" w:cs="Times New Roman"/>
        </w:rPr>
        <w:t>Fiji</w:t>
      </w:r>
      <w:r w:rsidR="00F505F8">
        <w:rPr>
          <w:rFonts w:ascii="Times New Roman" w:eastAsia="Times New Roman" w:hAnsi="Times New Roman" w:cs="Times New Roman"/>
        </w:rPr>
        <w:t xml:space="preserve"> (Version 2.3.0) to measure the growth length of the rhizoid</w:t>
      </w:r>
      <w:r w:rsidR="009B5E4D">
        <w:rPr>
          <w:rFonts w:ascii="Times New Roman" w:eastAsia="Times New Roman" w:hAnsi="Times New Roman" w:cs="Times New Roman"/>
        </w:rPr>
        <w:t xml:space="preserve"> </w:t>
      </w:r>
      <w:r w:rsidR="009B5E4D" w:rsidRPr="009B5E4D">
        <w:rPr>
          <w:rFonts w:ascii="Times New Roman" w:eastAsia="Times New Roman" w:hAnsi="Times New Roman" w:cs="Times New Roman"/>
        </w:rPr>
        <w:t>(</w:t>
      </w:r>
      <w:proofErr w:type="spellStart"/>
      <w:r w:rsidR="009B5E4D" w:rsidRPr="009B5E4D">
        <w:rPr>
          <w:rFonts w:ascii="Times New Roman" w:eastAsia="Times New Roman" w:hAnsi="Times New Roman" w:cs="Times New Roman"/>
        </w:rPr>
        <w:t>Schindelin</w:t>
      </w:r>
      <w:proofErr w:type="spellEnd"/>
      <w:r w:rsidR="009B5E4D" w:rsidRPr="009B5E4D">
        <w:rPr>
          <w:rFonts w:ascii="Times New Roman" w:eastAsia="Times New Roman" w:hAnsi="Times New Roman" w:cs="Times New Roman"/>
        </w:rPr>
        <w:t xml:space="preserve"> et al., 2012)</w:t>
      </w:r>
      <w:r w:rsidR="00F505F8">
        <w:rPr>
          <w:rFonts w:ascii="Times New Roman" w:eastAsia="Times New Roman" w:hAnsi="Times New Roman" w:cs="Times New Roman"/>
        </w:rPr>
        <w:t>.</w:t>
      </w:r>
    </w:p>
    <w:p w14:paraId="00000018" w14:textId="0AC15971" w:rsidR="00887565" w:rsidRDefault="00E67749">
      <w:pPr>
        <w:spacing w:line="480" w:lineRule="auto"/>
        <w:jc w:val="both"/>
        <w:rPr>
          <w:rFonts w:ascii="Times New Roman" w:eastAsia="Times New Roman" w:hAnsi="Times New Roman" w:cs="Times New Roman"/>
          <w:b/>
        </w:rPr>
      </w:pPr>
      <w:ins w:id="8" w:author="Kiara Kattler" w:date="2022-04-24T08:04:00Z">
        <w:r>
          <w:rPr>
            <w:rFonts w:ascii="Times New Roman" w:eastAsia="Times New Roman" w:hAnsi="Times New Roman" w:cs="Times New Roman"/>
            <w:b/>
          </w:rPr>
          <w:t xml:space="preserve"> </w:t>
        </w:r>
      </w:ins>
    </w:p>
    <w:p w14:paraId="00000019" w14:textId="77777777" w:rsidR="00887565" w:rsidRDefault="00F505F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Percent nitrogen content</w:t>
      </w:r>
    </w:p>
    <w:p w14:paraId="0000001A" w14:textId="27BCB5AF" w:rsidR="00887565" w:rsidRDefault="00C85C66" w:rsidP="00D25E6C">
      <w:pPr>
        <w:spacing w:line="480" w:lineRule="auto"/>
        <w:jc w:val="both"/>
        <w:rPr>
          <w:rFonts w:ascii="Times New Roman" w:eastAsia="Times New Roman" w:hAnsi="Times New Roman" w:cs="Times New Roman"/>
        </w:rPr>
      </w:pPr>
      <w:r>
        <w:rPr>
          <w:rFonts w:ascii="Times New Roman" w:eastAsia="Times New Roman" w:hAnsi="Times New Roman" w:cs="Times New Roman"/>
          <w:iCs/>
        </w:rPr>
        <w:t xml:space="preserve">Thalli of </w:t>
      </w:r>
      <w:r w:rsidR="00F505F8">
        <w:rPr>
          <w:rFonts w:ascii="Times New Roman" w:eastAsia="Times New Roman" w:hAnsi="Times New Roman" w:cs="Times New Roman"/>
          <w:i/>
        </w:rPr>
        <w:t>Fucus</w:t>
      </w:r>
      <w:r w:rsidR="00F505F8">
        <w:rPr>
          <w:rFonts w:ascii="Times New Roman" w:eastAsia="Times New Roman" w:hAnsi="Times New Roman" w:cs="Times New Roman"/>
        </w:rPr>
        <w:t xml:space="preserve"> </w:t>
      </w:r>
      <w:proofErr w:type="spellStart"/>
      <w:r w:rsidR="00F505F8">
        <w:rPr>
          <w:rFonts w:ascii="Times New Roman" w:eastAsia="Times New Roman" w:hAnsi="Times New Roman" w:cs="Times New Roman"/>
          <w:i/>
        </w:rPr>
        <w:t>distichus</w:t>
      </w:r>
      <w:proofErr w:type="spellEnd"/>
      <w:r w:rsidR="00F505F8">
        <w:rPr>
          <w:rFonts w:ascii="Times New Roman" w:eastAsia="Times New Roman" w:hAnsi="Times New Roman" w:cs="Times New Roman"/>
        </w:rPr>
        <w:t xml:space="preserve"> and </w:t>
      </w:r>
      <w:r w:rsidR="00F505F8">
        <w:rPr>
          <w:rFonts w:ascii="Times New Roman" w:eastAsia="Times New Roman" w:hAnsi="Times New Roman" w:cs="Times New Roman"/>
          <w:i/>
        </w:rPr>
        <w:t xml:space="preserve">Sargassum </w:t>
      </w:r>
      <w:proofErr w:type="spellStart"/>
      <w:r w:rsidR="00F505F8">
        <w:rPr>
          <w:rFonts w:ascii="Times New Roman" w:eastAsia="Times New Roman" w:hAnsi="Times New Roman" w:cs="Times New Roman"/>
          <w:i/>
        </w:rPr>
        <w:t>muticum</w:t>
      </w:r>
      <w:proofErr w:type="spellEnd"/>
      <w:r w:rsidR="00F505F8">
        <w:rPr>
          <w:rFonts w:ascii="Times New Roman" w:eastAsia="Times New Roman" w:hAnsi="Times New Roman" w:cs="Times New Roman"/>
        </w:rPr>
        <w:t xml:space="preserve"> were collected from Boulder Island</w:t>
      </w:r>
      <w:r w:rsidR="00352643">
        <w:rPr>
          <w:rFonts w:ascii="Times New Roman" w:eastAsia="Times New Roman" w:hAnsi="Times New Roman" w:cs="Times New Roman"/>
        </w:rPr>
        <w:t xml:space="preserve"> </w:t>
      </w:r>
      <w:r w:rsidR="005737CF">
        <w:rPr>
          <w:rFonts w:ascii="Times New Roman" w:eastAsia="Times New Roman" w:hAnsi="Times New Roman" w:cs="Times New Roman"/>
        </w:rPr>
        <w:t>respectively on 7 March 2022 and 25 February 2022 to be analyzed for percent nitrogen content</w:t>
      </w:r>
      <w:r w:rsidR="00F505F8">
        <w:rPr>
          <w:rFonts w:ascii="Times New Roman" w:eastAsia="Times New Roman" w:hAnsi="Times New Roman" w:cs="Times New Roman"/>
        </w:rPr>
        <w:t xml:space="preserve">. For both species, individual organisms were collected haphazardly from their holdfast and placed individually into clean </w:t>
      </w:r>
      <w:r w:rsidR="00352643">
        <w:rPr>
          <w:rFonts w:ascii="Times New Roman" w:eastAsia="Times New Roman" w:hAnsi="Times New Roman" w:cs="Times New Roman"/>
        </w:rPr>
        <w:t xml:space="preserve">sealable plastic </w:t>
      </w:r>
      <w:r w:rsidR="00F505F8">
        <w:rPr>
          <w:rFonts w:ascii="Times New Roman" w:eastAsia="Times New Roman" w:hAnsi="Times New Roman" w:cs="Times New Roman"/>
        </w:rPr>
        <w:t xml:space="preserve">bags. </w:t>
      </w:r>
      <w:r w:rsidR="00352643">
        <w:rPr>
          <w:rFonts w:ascii="Times New Roman" w:eastAsia="Times New Roman" w:hAnsi="Times New Roman" w:cs="Times New Roman"/>
        </w:rPr>
        <w:t xml:space="preserve">Twelve </w:t>
      </w:r>
      <w:r w:rsidR="00F505F8">
        <w:rPr>
          <w:rFonts w:ascii="Times New Roman" w:eastAsia="Times New Roman" w:hAnsi="Times New Roman" w:cs="Times New Roman"/>
        </w:rPr>
        <w:t xml:space="preserve">individuals of each species were collected. Excess water was drained from each sample bag. Samples were transported in coolers until they could be frozen. </w:t>
      </w:r>
    </w:p>
    <w:p w14:paraId="0000001B" w14:textId="41C30686" w:rsidR="00887565" w:rsidRDefault="00F505F8">
      <w:pPr>
        <w:spacing w:line="48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rPr>
        <w:t xml:space="preserve">Samples were removed from the freezer to be </w:t>
      </w:r>
      <w:proofErr w:type="gramStart"/>
      <w:r>
        <w:rPr>
          <w:rFonts w:ascii="Times New Roman" w:eastAsia="Times New Roman" w:hAnsi="Times New Roman" w:cs="Times New Roman"/>
        </w:rPr>
        <w:t>oven-dried</w:t>
      </w:r>
      <w:proofErr w:type="gramEnd"/>
      <w:r>
        <w:rPr>
          <w:rFonts w:ascii="Times New Roman" w:eastAsia="Times New Roman" w:hAnsi="Times New Roman" w:cs="Times New Roman"/>
        </w:rPr>
        <w:t xml:space="preserve">. For </w:t>
      </w:r>
      <w:r>
        <w:rPr>
          <w:rFonts w:ascii="Times New Roman" w:eastAsia="Times New Roman" w:hAnsi="Times New Roman" w:cs="Times New Roman"/>
          <w:i/>
        </w:rPr>
        <w:t xml:space="preserve">S. </w:t>
      </w:r>
      <w:proofErr w:type="spellStart"/>
      <w:r>
        <w:rPr>
          <w:rFonts w:ascii="Times New Roman" w:eastAsia="Times New Roman" w:hAnsi="Times New Roman" w:cs="Times New Roman"/>
          <w:i/>
        </w:rPr>
        <w:t>muticum</w:t>
      </w:r>
      <w:proofErr w:type="spellEnd"/>
      <w:r>
        <w:rPr>
          <w:rFonts w:ascii="Times New Roman" w:eastAsia="Times New Roman" w:hAnsi="Times New Roman" w:cs="Times New Roman"/>
        </w:rPr>
        <w:t xml:space="preserve">, the top 10 cm of growth of </w:t>
      </w:r>
      <w:proofErr w:type="gramStart"/>
      <w:r>
        <w:rPr>
          <w:rFonts w:ascii="Times New Roman" w:eastAsia="Times New Roman" w:hAnsi="Times New Roman" w:cs="Times New Roman"/>
        </w:rPr>
        <w:t>each individual</w:t>
      </w:r>
      <w:proofErr w:type="gramEnd"/>
      <w:r>
        <w:rPr>
          <w:rFonts w:ascii="Times New Roman" w:eastAsia="Times New Roman" w:hAnsi="Times New Roman" w:cs="Times New Roman"/>
        </w:rPr>
        <w:t xml:space="preserve"> </w:t>
      </w:r>
      <w:r w:rsidR="007C33D3">
        <w:rPr>
          <w:rFonts w:ascii="Times New Roman" w:eastAsia="Times New Roman" w:hAnsi="Times New Roman" w:cs="Times New Roman"/>
        </w:rPr>
        <w:t xml:space="preserve">was </w:t>
      </w:r>
      <w:r>
        <w:rPr>
          <w:rFonts w:ascii="Times New Roman" w:eastAsia="Times New Roman" w:hAnsi="Times New Roman" w:cs="Times New Roman"/>
        </w:rPr>
        <w:t xml:space="preserve">removed and placed in aluminum weigh trays. </w:t>
      </w:r>
      <w:r w:rsidR="00352643">
        <w:rPr>
          <w:rFonts w:ascii="Times New Roman" w:eastAsia="Times New Roman" w:hAnsi="Times New Roman" w:cs="Times New Roman"/>
        </w:rPr>
        <w:t>F</w:t>
      </w:r>
      <w:r>
        <w:rPr>
          <w:rFonts w:ascii="Times New Roman" w:eastAsia="Times New Roman" w:hAnsi="Times New Roman" w:cs="Times New Roman"/>
        </w:rPr>
        <w:t xml:space="preserve">or </w:t>
      </w:r>
      <w:r>
        <w:rPr>
          <w:rFonts w:ascii="Times New Roman" w:eastAsia="Times New Roman" w:hAnsi="Times New Roman" w:cs="Times New Roman"/>
          <w:i/>
        </w:rPr>
        <w:t>F. distichus</w:t>
      </w:r>
      <w:r>
        <w:rPr>
          <w:rFonts w:ascii="Times New Roman" w:eastAsia="Times New Roman" w:hAnsi="Times New Roman" w:cs="Times New Roman"/>
        </w:rPr>
        <w:t xml:space="preserve">, frond ends containing four receptacles were removed from each individual and placed in aluminum weigh trays. After preparing each sample, all surfaces and tools were sterilized with ethanol to prevent cross-contamination. </w:t>
      </w:r>
      <w:r w:rsidR="00D659DF">
        <w:rPr>
          <w:rFonts w:ascii="Times New Roman" w:eastAsia="Times New Roman" w:hAnsi="Times New Roman" w:cs="Times New Roman"/>
        </w:rPr>
        <w:t>All tissue samples</w:t>
      </w:r>
      <w:r>
        <w:rPr>
          <w:rFonts w:ascii="Times New Roman" w:eastAsia="Times New Roman" w:hAnsi="Times New Roman" w:cs="Times New Roman"/>
        </w:rPr>
        <w:t xml:space="preserve"> were dried at 65</w:t>
      </w:r>
      <w:r>
        <w:rPr>
          <w:rFonts w:ascii="Times New Roman" w:eastAsia="Times New Roman" w:hAnsi="Times New Roman" w:cs="Times New Roman"/>
          <w:highlight w:val="white"/>
        </w:rPr>
        <w:t>°C for 48 h. Dried samples were then homogenized into a powder using a Wig-L-Bug®</w:t>
      </w:r>
      <w:r>
        <w:rPr>
          <w:rFonts w:ascii="Times New Roman" w:eastAsia="Times New Roman" w:hAnsi="Times New Roman" w:cs="Times New Roman"/>
          <w:color w:val="4D5156"/>
          <w:sz w:val="21"/>
          <w:szCs w:val="21"/>
          <w:highlight w:val="white"/>
        </w:rPr>
        <w:t xml:space="preserve">. </w:t>
      </w:r>
      <w:r>
        <w:rPr>
          <w:rFonts w:ascii="Times New Roman" w:eastAsia="Times New Roman" w:hAnsi="Times New Roman" w:cs="Times New Roman"/>
          <w:highlight w:val="white"/>
        </w:rPr>
        <w:t>Samples were packed in aluminum packing capsules containing between 2.000 mg to 5.000 mg of the sample. Sterilization with ethanol of all tools and surfaces was done between each sample. The packed samples were then placed into 96</w:t>
      </w:r>
      <w:r w:rsidR="00D659DF">
        <w:rPr>
          <w:rFonts w:ascii="Times New Roman" w:eastAsia="Times New Roman" w:hAnsi="Times New Roman" w:cs="Times New Roman"/>
          <w:highlight w:val="white"/>
        </w:rPr>
        <w:t>-</w:t>
      </w:r>
      <w:r>
        <w:rPr>
          <w:rFonts w:ascii="Times New Roman" w:eastAsia="Times New Roman" w:hAnsi="Times New Roman" w:cs="Times New Roman"/>
          <w:highlight w:val="white"/>
        </w:rPr>
        <w:t>well cell culture plates for transport. Samples were sent to the University of British Columbia for percent nitrogen analysis.</w:t>
      </w:r>
    </w:p>
    <w:p w14:paraId="1272D2F6" w14:textId="77777777" w:rsidR="00BA7AB2" w:rsidRDefault="00BA7AB2">
      <w:pPr>
        <w:spacing w:line="480" w:lineRule="auto"/>
        <w:jc w:val="both"/>
        <w:rPr>
          <w:rFonts w:ascii="Times New Roman" w:eastAsia="Times New Roman" w:hAnsi="Times New Roman" w:cs="Times New Roman"/>
          <w:b/>
          <w:highlight w:val="white"/>
        </w:rPr>
      </w:pPr>
    </w:p>
    <w:p w14:paraId="0000001D" w14:textId="7B76AA5E" w:rsidR="00887565" w:rsidRDefault="00F505F8">
      <w:pPr>
        <w:spacing w:line="48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Statistical analysis</w:t>
      </w:r>
    </w:p>
    <w:p w14:paraId="6DA5D842" w14:textId="5C9B9FD2" w:rsidR="00213486" w:rsidRPr="00E56614" w:rsidRDefault="00F505F8" w:rsidP="005735F9">
      <w:pPr>
        <w:spacing w:line="480" w:lineRule="auto"/>
        <w:jc w:val="both"/>
        <w:rPr>
          <w:rFonts w:ascii="Times New Roman" w:eastAsia="Times New Roman" w:hAnsi="Times New Roman" w:cs="Times New Roman"/>
        </w:rPr>
      </w:pPr>
      <w:r>
        <w:rPr>
          <w:rFonts w:ascii="Times New Roman" w:eastAsia="Times New Roman" w:hAnsi="Times New Roman" w:cs="Times New Roman"/>
          <w:highlight w:val="white"/>
        </w:rPr>
        <w:tab/>
      </w:r>
      <w:r w:rsidR="00152E98">
        <w:rPr>
          <w:rFonts w:ascii="Times New Roman" w:eastAsia="Times New Roman" w:hAnsi="Times New Roman" w:cs="Times New Roman"/>
          <w:highlight w:val="white"/>
        </w:rPr>
        <w:t>I used a linear model t</w:t>
      </w:r>
      <w:r>
        <w:rPr>
          <w:rFonts w:ascii="Times New Roman" w:eastAsia="Times New Roman" w:hAnsi="Times New Roman" w:cs="Times New Roman"/>
          <w:highlight w:val="white"/>
        </w:rPr>
        <w:t>o assess the relationship between the ammonium concentration at 6 m depth and sea cucumber</w:t>
      </w:r>
      <w:r w:rsidR="00152E98" w:rsidRPr="00152E98">
        <w:rPr>
          <w:rFonts w:ascii="Times New Roman" w:eastAsia="Times New Roman" w:hAnsi="Times New Roman" w:cs="Times New Roman"/>
          <w:highlight w:val="white"/>
        </w:rPr>
        <w:t xml:space="preserve"> </w:t>
      </w:r>
      <w:r w:rsidR="00152E98">
        <w:rPr>
          <w:rFonts w:ascii="Times New Roman" w:eastAsia="Times New Roman" w:hAnsi="Times New Roman" w:cs="Times New Roman"/>
          <w:highlight w:val="white"/>
        </w:rPr>
        <w:t>density</w:t>
      </w:r>
      <w:r>
        <w:rPr>
          <w:rFonts w:ascii="Times New Roman" w:eastAsia="Times New Roman" w:hAnsi="Times New Roman" w:cs="Times New Roman"/>
          <w:highlight w:val="white"/>
        </w:rPr>
        <w:t xml:space="preserve">. </w:t>
      </w:r>
      <w:r w:rsidR="00835AA0">
        <w:rPr>
          <w:rFonts w:ascii="Times New Roman" w:eastAsia="Times New Roman" w:hAnsi="Times New Roman" w:cs="Times New Roman"/>
          <w:highlight w:val="white"/>
        </w:rPr>
        <w:t xml:space="preserve">In the germination experiment, I scored each </w:t>
      </w:r>
      <w:r w:rsidR="00835AA0">
        <w:rPr>
          <w:rFonts w:ascii="Times New Roman" w:eastAsia="Times New Roman" w:hAnsi="Times New Roman" w:cs="Times New Roman"/>
          <w:i/>
          <w:highlight w:val="white"/>
        </w:rPr>
        <w:t xml:space="preserve">F. distichus </w:t>
      </w:r>
      <w:r w:rsidR="00835AA0">
        <w:rPr>
          <w:rFonts w:ascii="Times New Roman" w:eastAsia="Times New Roman" w:hAnsi="Times New Roman" w:cs="Times New Roman"/>
          <w:highlight w:val="white"/>
        </w:rPr>
        <w:t>zygote as either germinated or not</w:t>
      </w:r>
      <w:r w:rsidR="00537AF9">
        <w:rPr>
          <w:rFonts w:ascii="Times New Roman" w:eastAsia="Times New Roman" w:hAnsi="Times New Roman" w:cs="Times New Roman"/>
          <w:highlight w:val="white"/>
        </w:rPr>
        <w:t xml:space="preserve"> 5 days after the start of the experiment</w:t>
      </w:r>
      <w:r w:rsidR="00835AA0">
        <w:rPr>
          <w:rFonts w:ascii="Times New Roman" w:eastAsia="Times New Roman" w:hAnsi="Times New Roman" w:cs="Times New Roman"/>
          <w:highlight w:val="white"/>
        </w:rPr>
        <w:t>.</w:t>
      </w:r>
      <w:r w:rsidR="000F7EC5">
        <w:rPr>
          <w:rFonts w:ascii="Times New Roman" w:eastAsia="Times New Roman" w:hAnsi="Times New Roman" w:cs="Times New Roman"/>
          <w:highlight w:val="white"/>
        </w:rPr>
        <w:t xml:space="preserve"> The distribution was logistic.</w:t>
      </w:r>
      <w:r w:rsidR="00835AA0">
        <w:rPr>
          <w:rFonts w:ascii="Times New Roman" w:eastAsia="Times New Roman" w:hAnsi="Times New Roman" w:cs="Times New Roman"/>
          <w:highlight w:val="white"/>
        </w:rPr>
        <w:t xml:space="preserve"> </w:t>
      </w:r>
      <w:r w:rsidR="00152E98">
        <w:rPr>
          <w:rFonts w:ascii="Times New Roman" w:eastAsia="Times New Roman" w:hAnsi="Times New Roman" w:cs="Times New Roman"/>
          <w:highlight w:val="white"/>
        </w:rPr>
        <w:t xml:space="preserve">I used a generalized linear mixed-effects model </w:t>
      </w:r>
      <w:r w:rsidR="00DE3318">
        <w:rPr>
          <w:rFonts w:ascii="Times New Roman" w:eastAsia="Times New Roman" w:hAnsi="Times New Roman" w:cs="Times New Roman"/>
          <w:highlight w:val="white"/>
        </w:rPr>
        <w:t xml:space="preserve">and a Tukey’s HSD post-hoc test </w:t>
      </w:r>
      <w:r w:rsidR="00152E98">
        <w:rPr>
          <w:rFonts w:ascii="Times New Roman" w:eastAsia="Times New Roman" w:hAnsi="Times New Roman" w:cs="Times New Roman"/>
          <w:highlight w:val="white"/>
        </w:rPr>
        <w:t>to examine</w:t>
      </w:r>
      <w:r>
        <w:rPr>
          <w:rFonts w:ascii="Times New Roman" w:eastAsia="Times New Roman" w:hAnsi="Times New Roman" w:cs="Times New Roman"/>
          <w:highlight w:val="white"/>
        </w:rPr>
        <w:t xml:space="preserve"> the </w:t>
      </w:r>
      <w:r w:rsidR="00F04135">
        <w:rPr>
          <w:rFonts w:ascii="Times New Roman" w:eastAsia="Times New Roman" w:hAnsi="Times New Roman" w:cs="Times New Roman"/>
          <w:highlight w:val="white"/>
        </w:rPr>
        <w:t xml:space="preserve">percent of </w:t>
      </w:r>
      <w:r w:rsidR="00F04135">
        <w:rPr>
          <w:rFonts w:ascii="Times New Roman" w:eastAsia="Times New Roman" w:hAnsi="Times New Roman" w:cs="Times New Roman"/>
          <w:i/>
          <w:highlight w:val="white"/>
        </w:rPr>
        <w:t xml:space="preserve">F. distichus </w:t>
      </w:r>
      <w:r w:rsidR="00CE7B75">
        <w:rPr>
          <w:rFonts w:ascii="Times New Roman" w:eastAsia="Times New Roman" w:hAnsi="Times New Roman" w:cs="Times New Roman"/>
          <w:iCs/>
          <w:highlight w:val="white"/>
        </w:rPr>
        <w:t xml:space="preserve">zygotes </w:t>
      </w:r>
      <w:r w:rsidR="00F04135">
        <w:rPr>
          <w:rFonts w:ascii="Times New Roman" w:eastAsia="Times New Roman" w:hAnsi="Times New Roman" w:cs="Times New Roman"/>
          <w:iCs/>
          <w:highlight w:val="white"/>
        </w:rPr>
        <w:t>that germinated at the end of the experimental perio</w:t>
      </w:r>
      <w:r w:rsidR="00C54722">
        <w:rPr>
          <w:rFonts w:ascii="Times New Roman" w:eastAsia="Times New Roman" w:hAnsi="Times New Roman" w:cs="Times New Roman"/>
          <w:iCs/>
          <w:highlight w:val="white"/>
        </w:rPr>
        <w:t xml:space="preserve">d </w:t>
      </w:r>
      <w:r>
        <w:rPr>
          <w:rFonts w:ascii="Times New Roman" w:eastAsia="Times New Roman" w:hAnsi="Times New Roman" w:cs="Times New Roman"/>
          <w:highlight w:val="white"/>
        </w:rPr>
        <w:t>based on ammonium treatment</w:t>
      </w:r>
      <w:r w:rsidR="00152E98">
        <w:rPr>
          <w:rFonts w:ascii="Times New Roman" w:eastAsia="Times New Roman" w:hAnsi="Times New Roman" w:cs="Times New Roman"/>
          <w:highlight w:val="white"/>
        </w:rPr>
        <w:t xml:space="preserve"> (three levels: control, low, high)</w:t>
      </w:r>
      <w:r>
        <w:rPr>
          <w:rFonts w:ascii="Times New Roman" w:eastAsia="Times New Roman" w:hAnsi="Times New Roman" w:cs="Times New Roman"/>
          <w:highlight w:val="white"/>
        </w:rPr>
        <w:t>.</w:t>
      </w:r>
      <w:r w:rsidR="00152E98">
        <w:rPr>
          <w:rFonts w:ascii="Times New Roman" w:eastAsia="Times New Roman" w:hAnsi="Times New Roman" w:cs="Times New Roman"/>
          <w:highlight w:val="white"/>
        </w:rPr>
        <w:t xml:space="preserve"> </w:t>
      </w:r>
      <w:r w:rsidR="00835AA0">
        <w:rPr>
          <w:rFonts w:ascii="Times New Roman" w:eastAsia="Times New Roman" w:hAnsi="Times New Roman" w:cs="Times New Roman"/>
          <w:highlight w:val="white"/>
        </w:rPr>
        <w:t xml:space="preserve">I used a binomial data distribution, and dish as a random effect to account for the multiple zygotes measured per dish. </w:t>
      </w:r>
      <w:r>
        <w:rPr>
          <w:rFonts w:ascii="Times New Roman" w:eastAsia="Times New Roman" w:hAnsi="Times New Roman" w:cs="Times New Roman"/>
          <w:highlight w:val="white"/>
        </w:rPr>
        <w:t>A Tukey’s HSD was performed as a post-hoc test</w:t>
      </w:r>
      <w:r w:rsidR="00152E98">
        <w:rPr>
          <w:rFonts w:ascii="Times New Roman" w:eastAsia="Times New Roman" w:hAnsi="Times New Roman" w:cs="Times New Roman"/>
          <w:highlight w:val="white"/>
        </w:rPr>
        <w:t xml:space="preserve"> to test for differences between ammonium treatment levels</w:t>
      </w:r>
      <w:r>
        <w:rPr>
          <w:rFonts w:ascii="Times New Roman" w:eastAsia="Times New Roman" w:hAnsi="Times New Roman" w:cs="Times New Roman"/>
          <w:highlight w:val="white"/>
        </w:rPr>
        <w:t>.</w:t>
      </w:r>
      <w:r w:rsidR="005735F9">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To assess the effects of ammonium concentrations on the growth of </w:t>
      </w:r>
      <w:r>
        <w:rPr>
          <w:rFonts w:ascii="Times New Roman" w:eastAsia="Times New Roman" w:hAnsi="Times New Roman" w:cs="Times New Roman"/>
          <w:i/>
          <w:highlight w:val="white"/>
        </w:rPr>
        <w:t>F. distichus</w:t>
      </w:r>
      <w:r w:rsidR="00152E98">
        <w:rPr>
          <w:rFonts w:ascii="Times New Roman" w:eastAsia="Times New Roman" w:hAnsi="Times New Roman" w:cs="Times New Roman"/>
          <w:i/>
          <w:highlight w:val="white"/>
        </w:rPr>
        <w:t>,</w:t>
      </w:r>
      <w:r>
        <w:rPr>
          <w:rFonts w:ascii="Times New Roman" w:eastAsia="Times New Roman" w:hAnsi="Times New Roman" w:cs="Times New Roman"/>
          <w:i/>
          <w:highlight w:val="white"/>
        </w:rPr>
        <w:t xml:space="preserve"> </w:t>
      </w:r>
      <w:r>
        <w:rPr>
          <w:rFonts w:ascii="Times New Roman" w:eastAsia="Times New Roman" w:hAnsi="Times New Roman" w:cs="Times New Roman"/>
          <w:highlight w:val="white"/>
        </w:rPr>
        <w:t>a generalized linear mixed</w:t>
      </w:r>
      <w:r w:rsidR="00152E98">
        <w:rPr>
          <w:rFonts w:ascii="Times New Roman" w:eastAsia="Times New Roman" w:hAnsi="Times New Roman" w:cs="Times New Roman"/>
          <w:highlight w:val="white"/>
        </w:rPr>
        <w:t>-effects</w:t>
      </w:r>
      <w:r>
        <w:rPr>
          <w:rFonts w:ascii="Times New Roman" w:eastAsia="Times New Roman" w:hAnsi="Times New Roman" w:cs="Times New Roman"/>
          <w:highlight w:val="white"/>
        </w:rPr>
        <w:t xml:space="preserve"> model and a Tukey HSD test were also used</w:t>
      </w:r>
      <w:r w:rsidR="00213486">
        <w:rPr>
          <w:rFonts w:ascii="Times New Roman" w:eastAsia="Times New Roman" w:hAnsi="Times New Roman" w:cs="Times New Roman"/>
          <w:highlight w:val="white"/>
        </w:rPr>
        <w:t>. Dish was included as a random effect and the data was checked for normality</w:t>
      </w:r>
      <w:r w:rsidR="006E3A0B">
        <w:rPr>
          <w:rFonts w:ascii="Times New Roman" w:eastAsia="Times New Roman" w:hAnsi="Times New Roman" w:cs="Times New Roman"/>
          <w:highlight w:val="white"/>
        </w:rPr>
        <w:t>. The packages lme4</w:t>
      </w:r>
      <w:r w:rsidR="00DE78C1">
        <w:rPr>
          <w:rFonts w:ascii="Times New Roman" w:eastAsia="Times New Roman" w:hAnsi="Times New Roman" w:cs="Times New Roman"/>
          <w:highlight w:val="white"/>
        </w:rPr>
        <w:t xml:space="preserve"> (Bates et al., 2015)</w:t>
      </w:r>
      <w:r w:rsidR="00EC5B2B">
        <w:rPr>
          <w:rFonts w:ascii="Times New Roman" w:eastAsia="Times New Roman" w:hAnsi="Times New Roman" w:cs="Times New Roman"/>
          <w:highlight w:val="white"/>
        </w:rPr>
        <w:t xml:space="preserve"> and</w:t>
      </w:r>
      <w:r w:rsidR="002B17E5">
        <w:rPr>
          <w:rFonts w:ascii="Times New Roman" w:eastAsia="Times New Roman" w:hAnsi="Times New Roman" w:cs="Times New Roman"/>
          <w:highlight w:val="white"/>
        </w:rPr>
        <w:t xml:space="preserve"> </w:t>
      </w:r>
      <w:proofErr w:type="spellStart"/>
      <w:r w:rsidR="002B17E5" w:rsidRPr="002B17E5">
        <w:rPr>
          <w:rFonts w:ascii="Times New Roman" w:eastAsia="Times New Roman" w:hAnsi="Times New Roman" w:cs="Times New Roman"/>
        </w:rPr>
        <w:t>emmeans</w:t>
      </w:r>
      <w:proofErr w:type="spellEnd"/>
      <w:r w:rsidR="00E002D4">
        <w:rPr>
          <w:rFonts w:ascii="Times New Roman" w:eastAsia="Times New Roman" w:hAnsi="Times New Roman" w:cs="Times New Roman"/>
        </w:rPr>
        <w:t xml:space="preserve"> (</w:t>
      </w:r>
      <w:r w:rsidR="00E002D4" w:rsidRPr="00D4189F">
        <w:rPr>
          <w:rFonts w:ascii="Times New Roman" w:eastAsia="Times New Roman" w:hAnsi="Times New Roman" w:cs="Times New Roman"/>
        </w:rPr>
        <w:t>Lenth</w:t>
      </w:r>
      <w:r w:rsidR="00E002D4">
        <w:rPr>
          <w:rFonts w:ascii="Times New Roman" w:eastAsia="Times New Roman" w:hAnsi="Times New Roman" w:cs="Times New Roman"/>
        </w:rPr>
        <w:t xml:space="preserve">, </w:t>
      </w:r>
      <w:r w:rsidR="00E002D4" w:rsidRPr="00D4189F">
        <w:rPr>
          <w:rFonts w:ascii="Times New Roman" w:eastAsia="Times New Roman" w:hAnsi="Times New Roman" w:cs="Times New Roman"/>
        </w:rPr>
        <w:t>2021)</w:t>
      </w:r>
      <w:r w:rsidR="00E002D4">
        <w:rPr>
          <w:rFonts w:ascii="Times New Roman" w:eastAsia="Times New Roman" w:hAnsi="Times New Roman" w:cs="Times New Roman"/>
        </w:rPr>
        <w:t xml:space="preserve"> </w:t>
      </w:r>
      <w:r w:rsidR="00AE70DA">
        <w:rPr>
          <w:rFonts w:ascii="Times New Roman" w:eastAsia="Times New Roman" w:hAnsi="Times New Roman" w:cs="Times New Roman"/>
        </w:rPr>
        <w:t>were used.</w:t>
      </w:r>
    </w:p>
    <w:p w14:paraId="634BA41A" w14:textId="77777777" w:rsidR="000F5143" w:rsidRDefault="000F5143">
      <w:pPr>
        <w:spacing w:line="480" w:lineRule="auto"/>
        <w:jc w:val="both"/>
        <w:rPr>
          <w:rFonts w:ascii="Times New Roman" w:eastAsia="Times New Roman" w:hAnsi="Times New Roman" w:cs="Times New Roman"/>
          <w:highlight w:val="white"/>
        </w:rPr>
      </w:pPr>
    </w:p>
    <w:p w14:paraId="514EA8A2" w14:textId="1FFF8F35" w:rsidR="00BE74E2" w:rsidRDefault="00F505F8">
      <w:pPr>
        <w:spacing w:line="48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RESULTS</w:t>
      </w:r>
    </w:p>
    <w:p w14:paraId="00000021" w14:textId="77777777" w:rsidR="00887565" w:rsidRDefault="00F505F8">
      <w:pPr>
        <w:spacing w:line="48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Spatial distribution of ammonium</w:t>
      </w:r>
    </w:p>
    <w:p w14:paraId="00000022" w14:textId="76AD5029" w:rsidR="00887565" w:rsidRDefault="00F505F8">
      <w:pP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Surface water samples were taken from 12 sites throughout Indian Arm, ranging from North Croker Island to </w:t>
      </w:r>
      <w:proofErr w:type="spellStart"/>
      <w:r>
        <w:rPr>
          <w:rFonts w:ascii="Times New Roman" w:eastAsia="Times New Roman" w:hAnsi="Times New Roman" w:cs="Times New Roman"/>
          <w:highlight w:val="white"/>
        </w:rPr>
        <w:t>Carraholly</w:t>
      </w:r>
      <w:proofErr w:type="spellEnd"/>
      <w:r>
        <w:rPr>
          <w:rFonts w:ascii="Times New Roman" w:eastAsia="Times New Roman" w:hAnsi="Times New Roman" w:cs="Times New Roman"/>
          <w:highlight w:val="white"/>
        </w:rPr>
        <w:t xml:space="preserve"> Point</w:t>
      </w:r>
      <w:r w:rsidR="00BE74E2">
        <w:rPr>
          <w:rFonts w:ascii="Times New Roman" w:eastAsia="Times New Roman" w:hAnsi="Times New Roman" w:cs="Times New Roman"/>
          <w:highlight w:val="white"/>
        </w:rPr>
        <w:t xml:space="preserve"> (Fig. 1)</w:t>
      </w:r>
      <w:r>
        <w:rPr>
          <w:rFonts w:ascii="Times New Roman" w:eastAsia="Times New Roman" w:hAnsi="Times New Roman" w:cs="Times New Roman"/>
          <w:highlight w:val="white"/>
        </w:rPr>
        <w:t xml:space="preserve">. At all 12 sites </w:t>
      </w:r>
      <w:r w:rsidR="00585F36">
        <w:rPr>
          <w:rFonts w:ascii="Times New Roman" w:eastAsia="Times New Roman" w:hAnsi="Times New Roman" w:cs="Times New Roman"/>
          <w:highlight w:val="white"/>
        </w:rPr>
        <w:t>sampled</w:t>
      </w:r>
      <w:r>
        <w:rPr>
          <w:rFonts w:ascii="Times New Roman" w:eastAsia="Times New Roman" w:hAnsi="Times New Roman" w:cs="Times New Roman"/>
          <w:highlight w:val="white"/>
        </w:rPr>
        <w:t>, there were no detectable concentrations of ammonium found</w:t>
      </w:r>
      <w:r w:rsidR="00BE74E2">
        <w:rPr>
          <w:rFonts w:ascii="Times New Roman" w:eastAsia="Times New Roman" w:hAnsi="Times New Roman" w:cs="Times New Roman"/>
          <w:highlight w:val="white"/>
        </w:rPr>
        <w:t xml:space="preserve"> at the surface</w:t>
      </w:r>
      <w:r>
        <w:rPr>
          <w:rFonts w:ascii="Times New Roman" w:eastAsia="Times New Roman" w:hAnsi="Times New Roman" w:cs="Times New Roman"/>
          <w:highlight w:val="white"/>
        </w:rPr>
        <w:t>. Water samples were</w:t>
      </w:r>
      <w:r w:rsidR="00C47D41">
        <w:rPr>
          <w:rFonts w:ascii="Times New Roman" w:eastAsia="Times New Roman" w:hAnsi="Times New Roman" w:cs="Times New Roman"/>
          <w:highlight w:val="white"/>
        </w:rPr>
        <w:t xml:space="preserve"> also</w:t>
      </w:r>
      <w:r>
        <w:rPr>
          <w:rFonts w:ascii="Times New Roman" w:eastAsia="Times New Roman" w:hAnsi="Times New Roman" w:cs="Times New Roman"/>
          <w:highlight w:val="white"/>
        </w:rPr>
        <w:t xml:space="preserve"> taken at 6 m depth from </w:t>
      </w:r>
      <w:proofErr w:type="spellStart"/>
      <w:r>
        <w:rPr>
          <w:rFonts w:ascii="Times New Roman" w:eastAsia="Times New Roman" w:hAnsi="Times New Roman" w:cs="Times New Roman"/>
          <w:highlight w:val="white"/>
        </w:rPr>
        <w:t>Carraholly</w:t>
      </w:r>
      <w:proofErr w:type="spellEnd"/>
      <w:r>
        <w:rPr>
          <w:rFonts w:ascii="Times New Roman" w:eastAsia="Times New Roman" w:hAnsi="Times New Roman" w:cs="Times New Roman"/>
          <w:highlight w:val="white"/>
        </w:rPr>
        <w:t xml:space="preserve"> Point, Boulder Island, Twin Islands, Brighton Beach, and Best Point. The highest ammonium concentration occurred at </w:t>
      </w:r>
      <w:proofErr w:type="spellStart"/>
      <w:r>
        <w:rPr>
          <w:rFonts w:ascii="Times New Roman" w:eastAsia="Times New Roman" w:hAnsi="Times New Roman" w:cs="Times New Roman"/>
          <w:highlight w:val="white"/>
        </w:rPr>
        <w:t>Carraholly</w:t>
      </w:r>
      <w:proofErr w:type="spellEnd"/>
      <w:r>
        <w:rPr>
          <w:rFonts w:ascii="Times New Roman" w:eastAsia="Times New Roman" w:hAnsi="Times New Roman" w:cs="Times New Roman"/>
          <w:highlight w:val="white"/>
        </w:rPr>
        <w:t xml:space="preserve"> Point (with an average of 1.882 µmol/L) and the lowest occurred at Twin Islands (0.556 µmol/L)</w:t>
      </w:r>
      <w:r w:rsidR="00694B67">
        <w:rPr>
          <w:rFonts w:ascii="Times New Roman" w:eastAsia="Times New Roman" w:hAnsi="Times New Roman" w:cs="Times New Roman"/>
          <w:highlight w:val="white"/>
        </w:rPr>
        <w:t xml:space="preserve"> (Fig. 2)</w:t>
      </w:r>
      <w:r>
        <w:rPr>
          <w:rFonts w:ascii="Times New Roman" w:eastAsia="Times New Roman" w:hAnsi="Times New Roman" w:cs="Times New Roman"/>
          <w:highlight w:val="white"/>
        </w:rPr>
        <w:t xml:space="preserve">. </w:t>
      </w:r>
      <w:r w:rsidR="00BE74E2">
        <w:rPr>
          <w:rFonts w:ascii="Times New Roman" w:eastAsia="Times New Roman" w:hAnsi="Times New Roman" w:cs="Times New Roman"/>
          <w:highlight w:val="white"/>
        </w:rPr>
        <w:t xml:space="preserve">There was no evidence of a latitudinal gradient in ammonium concentrations at 6 m (Fig. </w:t>
      </w:r>
      <w:r w:rsidR="00694B67">
        <w:rPr>
          <w:rFonts w:ascii="Times New Roman" w:eastAsia="Times New Roman" w:hAnsi="Times New Roman" w:cs="Times New Roman"/>
          <w:highlight w:val="white"/>
        </w:rPr>
        <w:t>2</w:t>
      </w:r>
      <w:r w:rsidR="00BE74E2">
        <w:rPr>
          <w:rFonts w:ascii="Times New Roman" w:eastAsia="Times New Roman" w:hAnsi="Times New Roman" w:cs="Times New Roman"/>
          <w:highlight w:val="white"/>
        </w:rPr>
        <w:t xml:space="preserve">). </w:t>
      </w:r>
    </w:p>
    <w:p w14:paraId="00000023" w14:textId="77777777" w:rsidR="00887565" w:rsidRDefault="00887565">
      <w:pPr>
        <w:spacing w:line="480" w:lineRule="auto"/>
        <w:jc w:val="both"/>
        <w:rPr>
          <w:rFonts w:ascii="Times New Roman" w:eastAsia="Times New Roman" w:hAnsi="Times New Roman" w:cs="Times New Roman"/>
          <w:b/>
          <w:highlight w:val="white"/>
        </w:rPr>
      </w:pPr>
    </w:p>
    <w:p w14:paraId="00000024" w14:textId="77777777" w:rsidR="00887565" w:rsidRDefault="00F505F8">
      <w:pPr>
        <w:spacing w:line="48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Ammonium concentration and sea cucumber population density</w:t>
      </w:r>
    </w:p>
    <w:p w14:paraId="00000025" w14:textId="508C564B" w:rsidR="00887565" w:rsidRDefault="00F505F8">
      <w:pPr>
        <w:spacing w:line="480" w:lineRule="auto"/>
        <w:jc w:val="both"/>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Carraholly</w:t>
      </w:r>
      <w:proofErr w:type="spellEnd"/>
      <w:r>
        <w:rPr>
          <w:rFonts w:ascii="Times New Roman" w:eastAsia="Times New Roman" w:hAnsi="Times New Roman" w:cs="Times New Roman"/>
          <w:highlight w:val="white"/>
        </w:rPr>
        <w:t xml:space="preserve"> Point, Boulder Island, Twin Islands, Brighton Beach, and Best Point were sampled for both sea cucumber populations and ammonium levels. Sea cucumber surveys were also done at Grey Rocks Island and Jug Island</w:t>
      </w:r>
      <w:r w:rsidR="007567EF">
        <w:rPr>
          <w:rFonts w:ascii="Times New Roman" w:eastAsia="Times New Roman" w:hAnsi="Times New Roman" w:cs="Times New Roman"/>
          <w:highlight w:val="white"/>
        </w:rPr>
        <w:t xml:space="preserve"> (Fig. </w:t>
      </w:r>
      <w:r w:rsidR="00B618B4">
        <w:rPr>
          <w:rFonts w:ascii="Times New Roman" w:eastAsia="Times New Roman" w:hAnsi="Times New Roman" w:cs="Times New Roman"/>
          <w:highlight w:val="white"/>
        </w:rPr>
        <w:t>3</w:t>
      </w:r>
      <w:r w:rsidR="007567EF">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The highest population density sea cucumbers </w:t>
      </w:r>
      <w:r w:rsidR="00916BDB">
        <w:rPr>
          <w:rFonts w:ascii="Times New Roman" w:eastAsia="Times New Roman" w:hAnsi="Times New Roman" w:cs="Times New Roman"/>
          <w:highlight w:val="white"/>
        </w:rPr>
        <w:t>were</w:t>
      </w:r>
      <w:ins w:id="9" w:author="Isabelle Cote" w:date="2022-04-20T13:52:00Z">
        <w:r w:rsidR="007567EF">
          <w:rPr>
            <w:rFonts w:ascii="Times New Roman" w:eastAsia="Times New Roman" w:hAnsi="Times New Roman" w:cs="Times New Roman"/>
            <w:highlight w:val="white"/>
          </w:rPr>
          <w:t xml:space="preserve"> </w:t>
        </w:r>
      </w:ins>
      <w:r>
        <w:rPr>
          <w:rFonts w:ascii="Times New Roman" w:eastAsia="Times New Roman" w:hAnsi="Times New Roman" w:cs="Times New Roman"/>
          <w:highlight w:val="white"/>
        </w:rPr>
        <w:t xml:space="preserve">observed at </w:t>
      </w:r>
      <w:proofErr w:type="spellStart"/>
      <w:r>
        <w:rPr>
          <w:rFonts w:ascii="Times New Roman" w:eastAsia="Times New Roman" w:hAnsi="Times New Roman" w:cs="Times New Roman"/>
          <w:highlight w:val="white"/>
        </w:rPr>
        <w:t>Carraholly</w:t>
      </w:r>
      <w:proofErr w:type="spellEnd"/>
      <w:r>
        <w:rPr>
          <w:rFonts w:ascii="Times New Roman" w:eastAsia="Times New Roman" w:hAnsi="Times New Roman" w:cs="Times New Roman"/>
          <w:highlight w:val="white"/>
        </w:rPr>
        <w:t xml:space="preserve"> Point</w:t>
      </w:r>
      <w:r w:rsidR="007567EF">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with 72 sea cucumbers</w:t>
      </w:r>
      <w:r w:rsidR="007567EF">
        <w:rPr>
          <w:rFonts w:ascii="Times New Roman" w:eastAsia="Times New Roman" w:hAnsi="Times New Roman" w:cs="Times New Roman"/>
          <w:highlight w:val="white"/>
        </w:rPr>
        <w:t xml:space="preserve"> per 20 min,</w:t>
      </w:r>
      <w:r>
        <w:rPr>
          <w:rFonts w:ascii="Times New Roman" w:eastAsia="Times New Roman" w:hAnsi="Times New Roman" w:cs="Times New Roman"/>
          <w:highlight w:val="white"/>
        </w:rPr>
        <w:t xml:space="preserve"> and the lowest occurred at Twin Islands</w:t>
      </w:r>
      <w:r w:rsidR="007567EF">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with only two sea cucumbers</w:t>
      </w:r>
      <w:r w:rsidR="007567EF">
        <w:rPr>
          <w:rFonts w:ascii="Times New Roman" w:eastAsia="Times New Roman" w:hAnsi="Times New Roman" w:cs="Times New Roman"/>
          <w:highlight w:val="white"/>
        </w:rPr>
        <w:t xml:space="preserve"> per 20 min</w:t>
      </w:r>
      <w:r>
        <w:rPr>
          <w:rFonts w:ascii="Times New Roman" w:eastAsia="Times New Roman" w:hAnsi="Times New Roman" w:cs="Times New Roman"/>
          <w:highlight w:val="white"/>
        </w:rPr>
        <w:t xml:space="preserve">. There was a positive correlation between sea cucumbers </w:t>
      </w:r>
      <w:r w:rsidR="007567EF">
        <w:rPr>
          <w:rFonts w:ascii="Times New Roman" w:eastAsia="Times New Roman" w:hAnsi="Times New Roman" w:cs="Times New Roman"/>
          <w:highlight w:val="white"/>
        </w:rPr>
        <w:t xml:space="preserve">density </w:t>
      </w:r>
      <w:r>
        <w:rPr>
          <w:rFonts w:ascii="Times New Roman" w:eastAsia="Times New Roman" w:hAnsi="Times New Roman" w:cs="Times New Roman"/>
          <w:highlight w:val="white"/>
        </w:rPr>
        <w:t xml:space="preserve">at a site </w:t>
      </w:r>
      <w:r w:rsidR="007567EF">
        <w:rPr>
          <w:rFonts w:ascii="Times New Roman" w:eastAsia="Times New Roman" w:hAnsi="Times New Roman" w:cs="Times New Roman"/>
          <w:highlight w:val="white"/>
        </w:rPr>
        <w:t xml:space="preserve">and </w:t>
      </w:r>
      <w:r>
        <w:rPr>
          <w:rFonts w:ascii="Times New Roman" w:eastAsia="Times New Roman" w:hAnsi="Times New Roman" w:cs="Times New Roman"/>
          <w:highlight w:val="white"/>
        </w:rPr>
        <w:t>ammonium</w:t>
      </w:r>
      <w:r w:rsidR="007567EF">
        <w:rPr>
          <w:rFonts w:ascii="Times New Roman" w:eastAsia="Times New Roman" w:hAnsi="Times New Roman" w:cs="Times New Roman"/>
          <w:highlight w:val="white"/>
        </w:rPr>
        <w:t xml:space="preserve"> concentration</w:t>
      </w:r>
      <w:r>
        <w:rPr>
          <w:rFonts w:ascii="Times New Roman" w:eastAsia="Times New Roman" w:hAnsi="Times New Roman" w:cs="Times New Roman"/>
          <w:highlight w:val="white"/>
        </w:rPr>
        <w:t xml:space="preserve">, although this effect was marginally </w:t>
      </w:r>
      <w:r w:rsidR="007567EF">
        <w:rPr>
          <w:rFonts w:ascii="Times New Roman" w:eastAsia="Times New Roman" w:hAnsi="Times New Roman" w:cs="Times New Roman"/>
          <w:highlight w:val="white"/>
        </w:rPr>
        <w:t>non-</w:t>
      </w:r>
      <w:r>
        <w:rPr>
          <w:rFonts w:ascii="Times New Roman" w:eastAsia="Times New Roman" w:hAnsi="Times New Roman" w:cs="Times New Roman"/>
          <w:highlight w:val="white"/>
        </w:rPr>
        <w:t>significant (coefficient estimate = 0.013, se = 0.007, p = 0.099</w:t>
      </w:r>
      <w:r w:rsidR="007567EF">
        <w:rPr>
          <w:rFonts w:ascii="Times New Roman" w:eastAsia="Times New Roman" w:hAnsi="Times New Roman" w:cs="Times New Roman"/>
          <w:highlight w:val="white"/>
        </w:rPr>
        <w:t xml:space="preserve">; Fig. </w:t>
      </w:r>
      <w:r w:rsidR="007750A1">
        <w:rPr>
          <w:rFonts w:ascii="Times New Roman" w:eastAsia="Times New Roman" w:hAnsi="Times New Roman" w:cs="Times New Roman"/>
          <w:highlight w:val="white"/>
        </w:rPr>
        <w:t>4</w:t>
      </w:r>
      <w:r>
        <w:rPr>
          <w:rFonts w:ascii="Times New Roman" w:eastAsia="Times New Roman" w:hAnsi="Times New Roman" w:cs="Times New Roman"/>
          <w:highlight w:val="white"/>
        </w:rPr>
        <w:t>).</w:t>
      </w:r>
    </w:p>
    <w:p w14:paraId="00000026" w14:textId="77777777" w:rsidR="00887565" w:rsidRDefault="00887565">
      <w:pPr>
        <w:spacing w:line="480" w:lineRule="auto"/>
        <w:jc w:val="both"/>
        <w:rPr>
          <w:rFonts w:ascii="Times New Roman" w:eastAsia="Times New Roman" w:hAnsi="Times New Roman" w:cs="Times New Roman"/>
          <w:b/>
          <w:highlight w:val="white"/>
        </w:rPr>
      </w:pPr>
    </w:p>
    <w:p w14:paraId="00000027" w14:textId="77777777" w:rsidR="00887565" w:rsidRDefault="00F505F8">
      <w:pP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Early growth experiments</w:t>
      </w:r>
    </w:p>
    <w:p w14:paraId="7FEA9D59" w14:textId="182CBD4E" w:rsidR="00161A87" w:rsidRDefault="00F505F8">
      <w:pPr>
        <w:spacing w:line="480" w:lineRule="auto"/>
        <w:jc w:val="both"/>
        <w:rPr>
          <w:ins w:id="10" w:author="Isabelle Cote" w:date="2022-04-20T16:13:00Z"/>
          <w:rFonts w:ascii="Times New Roman" w:eastAsia="Times New Roman" w:hAnsi="Times New Roman" w:cs="Times New Roman"/>
          <w:highlight w:val="white"/>
        </w:rPr>
      </w:pPr>
      <w:r>
        <w:rPr>
          <w:rFonts w:ascii="Times New Roman" w:eastAsia="Times New Roman" w:hAnsi="Times New Roman" w:cs="Times New Roman"/>
          <w:highlight w:val="white"/>
        </w:rPr>
        <w:t>The low ammonium treatment had the highest germination</w:t>
      </w:r>
      <w:r w:rsidR="00966441">
        <w:rPr>
          <w:rFonts w:ascii="Times New Roman" w:eastAsia="Times New Roman" w:hAnsi="Times New Roman" w:cs="Times New Roman"/>
          <w:highlight w:val="white"/>
        </w:rPr>
        <w:t xml:space="preserve"> success of </w:t>
      </w:r>
      <w:r w:rsidR="00966441" w:rsidRPr="00840B45">
        <w:rPr>
          <w:rFonts w:ascii="Times New Roman" w:eastAsia="Times New Roman" w:hAnsi="Times New Roman" w:cs="Times New Roman"/>
          <w:i/>
          <w:iCs/>
          <w:highlight w:val="white"/>
        </w:rPr>
        <w:t>F. distichus</w:t>
      </w:r>
      <w:r>
        <w:rPr>
          <w:rFonts w:ascii="Times New Roman" w:eastAsia="Times New Roman" w:hAnsi="Times New Roman" w:cs="Times New Roman"/>
          <w:highlight w:val="white"/>
        </w:rPr>
        <w:t xml:space="preserve"> and the control </w:t>
      </w:r>
      <w:r w:rsidR="00595685">
        <w:rPr>
          <w:rFonts w:ascii="Times New Roman" w:eastAsia="Times New Roman" w:hAnsi="Times New Roman" w:cs="Times New Roman"/>
          <w:highlight w:val="white"/>
        </w:rPr>
        <w:t>group had the lowest</w:t>
      </w:r>
      <w:r>
        <w:rPr>
          <w:rFonts w:ascii="Times New Roman" w:eastAsia="Times New Roman" w:hAnsi="Times New Roman" w:cs="Times New Roman"/>
          <w:highlight w:val="white"/>
        </w:rPr>
        <w:t xml:space="preserve"> germination</w:t>
      </w:r>
      <w:r w:rsidR="00595685">
        <w:rPr>
          <w:rFonts w:ascii="Times New Roman" w:eastAsia="Times New Roman" w:hAnsi="Times New Roman" w:cs="Times New Roman"/>
          <w:highlight w:val="white"/>
        </w:rPr>
        <w:t xml:space="preserve"> success (Fig. 5)</w:t>
      </w:r>
      <w:r>
        <w:rPr>
          <w:rFonts w:ascii="Times New Roman" w:eastAsia="Times New Roman" w:hAnsi="Times New Roman" w:cs="Times New Roman"/>
          <w:highlight w:val="white"/>
        </w:rPr>
        <w:t>.</w:t>
      </w:r>
      <w:r w:rsidR="00990C79">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The</w:t>
      </w:r>
      <w:r w:rsidR="00835AA0">
        <w:rPr>
          <w:rFonts w:ascii="Times New Roman" w:eastAsia="Times New Roman" w:hAnsi="Times New Roman" w:cs="Times New Roman"/>
          <w:highlight w:val="white"/>
        </w:rPr>
        <w:t xml:space="preserve"> probability of successful germination of </w:t>
      </w:r>
      <w:r w:rsidR="00966441" w:rsidRPr="00840B45">
        <w:rPr>
          <w:rFonts w:ascii="Times New Roman" w:eastAsia="Times New Roman" w:hAnsi="Times New Roman" w:cs="Times New Roman"/>
          <w:i/>
          <w:iCs/>
          <w:highlight w:val="white"/>
        </w:rPr>
        <w:t xml:space="preserve">F. </w:t>
      </w:r>
      <w:r w:rsidR="00835AA0" w:rsidRPr="00840B45">
        <w:rPr>
          <w:rFonts w:ascii="Times New Roman" w:eastAsia="Times New Roman" w:hAnsi="Times New Roman" w:cs="Times New Roman"/>
          <w:i/>
          <w:iCs/>
          <w:highlight w:val="white"/>
        </w:rPr>
        <w:t>distichus</w:t>
      </w:r>
      <w:r w:rsidR="00835AA0">
        <w:rPr>
          <w:rFonts w:ascii="Times New Roman" w:eastAsia="Times New Roman" w:hAnsi="Times New Roman" w:cs="Times New Roman"/>
          <w:highlight w:val="white"/>
        </w:rPr>
        <w:t xml:space="preserve"> zygotes was significantly higher </w:t>
      </w:r>
      <w:r w:rsidR="00161A87">
        <w:rPr>
          <w:rFonts w:ascii="Times New Roman" w:eastAsia="Times New Roman" w:hAnsi="Times New Roman" w:cs="Times New Roman"/>
          <w:highlight w:val="white"/>
        </w:rPr>
        <w:t xml:space="preserve">in both </w:t>
      </w:r>
      <w:r>
        <w:rPr>
          <w:rFonts w:ascii="Times New Roman" w:eastAsia="Times New Roman" w:hAnsi="Times New Roman" w:cs="Times New Roman"/>
          <w:highlight w:val="white"/>
        </w:rPr>
        <w:t xml:space="preserve">ammonium </w:t>
      </w:r>
      <w:r w:rsidR="00161A87">
        <w:rPr>
          <w:rFonts w:ascii="Times New Roman" w:eastAsia="Times New Roman" w:hAnsi="Times New Roman" w:cs="Times New Roman"/>
          <w:highlight w:val="white"/>
        </w:rPr>
        <w:t xml:space="preserve">addition </w:t>
      </w:r>
      <w:r>
        <w:rPr>
          <w:rFonts w:ascii="Times New Roman" w:eastAsia="Times New Roman" w:hAnsi="Times New Roman" w:cs="Times New Roman"/>
          <w:highlight w:val="white"/>
        </w:rPr>
        <w:t>treatment</w:t>
      </w:r>
      <w:r w:rsidR="00161A87">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w:t>
      </w:r>
      <w:r w:rsidR="00161A87">
        <w:rPr>
          <w:rFonts w:ascii="Times New Roman" w:eastAsia="Times New Roman" w:hAnsi="Times New Roman" w:cs="Times New Roman"/>
          <w:highlight w:val="white"/>
        </w:rPr>
        <w:t>than in</w:t>
      </w:r>
      <w:r>
        <w:rPr>
          <w:rFonts w:ascii="Times New Roman" w:eastAsia="Times New Roman" w:hAnsi="Times New Roman" w:cs="Times New Roman"/>
          <w:highlight w:val="white"/>
        </w:rPr>
        <w:t xml:space="preserve"> control</w:t>
      </w:r>
      <w:r w:rsidR="00161A87">
        <w:rPr>
          <w:rFonts w:ascii="Times New Roman" w:eastAsia="Times New Roman" w:hAnsi="Times New Roman" w:cs="Times New Roman"/>
          <w:highlight w:val="white"/>
        </w:rPr>
        <w:t xml:space="preserve"> conditions</w:t>
      </w:r>
      <w:r>
        <w:rPr>
          <w:rFonts w:ascii="Times New Roman" w:eastAsia="Times New Roman" w:hAnsi="Times New Roman" w:cs="Times New Roman"/>
          <w:highlight w:val="white"/>
        </w:rPr>
        <w:t xml:space="preserve"> (</w:t>
      </w:r>
      <w:r w:rsidR="00161A87">
        <w:rPr>
          <w:rFonts w:ascii="Times New Roman" w:eastAsia="Times New Roman" w:hAnsi="Times New Roman" w:cs="Times New Roman"/>
          <w:highlight w:val="white"/>
        </w:rPr>
        <w:t xml:space="preserve">Tukey tests, </w:t>
      </w:r>
      <w:r>
        <w:rPr>
          <w:rFonts w:ascii="Times New Roman" w:eastAsia="Times New Roman" w:hAnsi="Times New Roman" w:cs="Times New Roman"/>
          <w:highlight w:val="white"/>
        </w:rPr>
        <w:t>p</w:t>
      </w:r>
      <w:r w:rsidR="00161A87">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&lt;</w:t>
      </w:r>
      <w:r w:rsidR="00161A87">
        <w:rPr>
          <w:rFonts w:ascii="Times New Roman" w:eastAsia="Times New Roman" w:hAnsi="Times New Roman" w:cs="Times New Roman"/>
          <w:highlight w:val="white"/>
        </w:rPr>
        <w:t xml:space="preserve"> 0</w:t>
      </w:r>
      <w:r>
        <w:rPr>
          <w:rFonts w:ascii="Times New Roman" w:eastAsia="Times New Roman" w:hAnsi="Times New Roman" w:cs="Times New Roman"/>
          <w:highlight w:val="white"/>
        </w:rPr>
        <w:t>.0001</w:t>
      </w:r>
      <w:r w:rsidR="00161A87" w:rsidRPr="00161A87">
        <w:rPr>
          <w:rFonts w:ascii="Times New Roman" w:eastAsia="Times New Roman" w:hAnsi="Times New Roman" w:cs="Times New Roman"/>
          <w:highlight w:val="white"/>
        </w:rPr>
        <w:t xml:space="preserve"> </w:t>
      </w:r>
      <w:r w:rsidR="00161A87">
        <w:rPr>
          <w:rFonts w:ascii="Times New Roman" w:eastAsia="Times New Roman" w:hAnsi="Times New Roman" w:cs="Times New Roman"/>
          <w:highlight w:val="white"/>
        </w:rPr>
        <w:t>for both comparisons</w:t>
      </w:r>
      <w:r w:rsidR="004F5CD2">
        <w:rPr>
          <w:rFonts w:ascii="Times New Roman" w:eastAsia="Times New Roman" w:hAnsi="Times New Roman" w:cs="Times New Roman"/>
          <w:highlight w:val="white"/>
        </w:rPr>
        <w:t xml:space="preserve">; Fig. </w:t>
      </w:r>
      <w:r w:rsidR="009D3B73">
        <w:rPr>
          <w:rFonts w:ascii="Times New Roman" w:eastAsia="Times New Roman" w:hAnsi="Times New Roman" w:cs="Times New Roman"/>
          <w:highlight w:val="white"/>
        </w:rPr>
        <w:t>5</w:t>
      </w:r>
      <w:r>
        <w:rPr>
          <w:rFonts w:ascii="Times New Roman" w:eastAsia="Times New Roman" w:hAnsi="Times New Roman" w:cs="Times New Roman"/>
          <w:highlight w:val="white"/>
        </w:rPr>
        <w:t>). There was no significant difference in germination between the low and the high ammonium treatments</w:t>
      </w:r>
      <w:r w:rsidR="00161A87">
        <w:rPr>
          <w:rFonts w:ascii="Times New Roman" w:eastAsia="Times New Roman" w:hAnsi="Times New Roman" w:cs="Times New Roman"/>
          <w:highlight w:val="white"/>
        </w:rPr>
        <w:t xml:space="preserve"> (Tukey test, p = 0.39</w:t>
      </w:r>
      <w:r w:rsidR="00D368E4">
        <w:rPr>
          <w:rFonts w:ascii="Times New Roman" w:eastAsia="Times New Roman" w:hAnsi="Times New Roman" w:cs="Times New Roman"/>
          <w:highlight w:val="white"/>
        </w:rPr>
        <w:t>; Fig. 5</w:t>
      </w:r>
      <w:r w:rsidR="00161A87">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w:t>
      </w:r>
    </w:p>
    <w:p w14:paraId="00000028" w14:textId="7EE7EE83" w:rsidR="00887565" w:rsidRDefault="00F505F8" w:rsidP="00A03039">
      <w:pPr>
        <w:spacing w:line="480" w:lineRule="auto"/>
        <w:ind w:firstLine="720"/>
        <w:jc w:val="both"/>
        <w:rPr>
          <w:rFonts w:ascii="Times New Roman" w:eastAsia="Times New Roman" w:hAnsi="Times New Roman" w:cs="Times New Roman"/>
          <w:b/>
          <w:highlight w:val="white"/>
        </w:rPr>
      </w:pPr>
      <w:r>
        <w:rPr>
          <w:rFonts w:ascii="Times New Roman" w:eastAsia="Times New Roman" w:hAnsi="Times New Roman" w:cs="Times New Roman"/>
          <w:i/>
          <w:highlight w:val="white"/>
        </w:rPr>
        <w:t xml:space="preserve"> Fucus distichus</w:t>
      </w:r>
      <w:r>
        <w:rPr>
          <w:rFonts w:ascii="Times New Roman" w:eastAsia="Times New Roman" w:hAnsi="Times New Roman" w:cs="Times New Roman"/>
          <w:highlight w:val="white"/>
        </w:rPr>
        <w:t xml:space="preserve"> zygotes grew significantly longer in the high ammonium treatment </w:t>
      </w:r>
      <w:r w:rsidR="00A876B2">
        <w:rPr>
          <w:rFonts w:ascii="Times New Roman" w:eastAsia="Times New Roman" w:hAnsi="Times New Roman" w:cs="Times New Roman"/>
          <w:highlight w:val="white"/>
        </w:rPr>
        <w:t>than in</w:t>
      </w:r>
      <w:r>
        <w:rPr>
          <w:rFonts w:ascii="Times New Roman" w:eastAsia="Times New Roman" w:hAnsi="Times New Roman" w:cs="Times New Roman"/>
          <w:highlight w:val="white"/>
        </w:rPr>
        <w:t xml:space="preserve"> control</w:t>
      </w:r>
      <w:r w:rsidR="00A876B2">
        <w:rPr>
          <w:rFonts w:ascii="Times New Roman" w:eastAsia="Times New Roman" w:hAnsi="Times New Roman" w:cs="Times New Roman"/>
          <w:highlight w:val="white"/>
        </w:rPr>
        <w:t xml:space="preserve"> conditions</w:t>
      </w:r>
      <w:r>
        <w:rPr>
          <w:rFonts w:ascii="Times New Roman" w:eastAsia="Times New Roman" w:hAnsi="Times New Roman" w:cs="Times New Roman"/>
          <w:highlight w:val="white"/>
        </w:rPr>
        <w:t xml:space="preserve"> (</w:t>
      </w:r>
      <w:r w:rsidR="00D368E4">
        <w:rPr>
          <w:rFonts w:ascii="Times New Roman" w:eastAsia="Times New Roman" w:hAnsi="Times New Roman" w:cs="Times New Roman"/>
          <w:highlight w:val="white"/>
        </w:rPr>
        <w:t xml:space="preserve">Tukey </w:t>
      </w:r>
      <w:proofErr w:type="gramStart"/>
      <w:r w:rsidR="00D368E4">
        <w:rPr>
          <w:rFonts w:ascii="Times New Roman" w:eastAsia="Times New Roman" w:hAnsi="Times New Roman" w:cs="Times New Roman"/>
          <w:highlight w:val="white"/>
        </w:rPr>
        <w:t xml:space="preserve">tests, </w:t>
      </w:r>
      <w:r>
        <w:rPr>
          <w:rFonts w:ascii="Times New Roman" w:eastAsia="Times New Roman" w:hAnsi="Times New Roman" w:cs="Times New Roman"/>
          <w:highlight w:val="white"/>
        </w:rPr>
        <w:t xml:space="preserve"> p</w:t>
      </w:r>
      <w:proofErr w:type="gramEnd"/>
      <w:r>
        <w:rPr>
          <w:rFonts w:ascii="Times New Roman" w:eastAsia="Times New Roman" w:hAnsi="Times New Roman" w:cs="Times New Roman"/>
          <w:highlight w:val="white"/>
        </w:rPr>
        <w:t xml:space="preserve"> = 0.0172</w:t>
      </w:r>
      <w:r w:rsidR="00616932">
        <w:rPr>
          <w:rFonts w:ascii="Times New Roman" w:eastAsia="Times New Roman" w:hAnsi="Times New Roman" w:cs="Times New Roman"/>
          <w:highlight w:val="white"/>
        </w:rPr>
        <w:t>, Fig, 6</w:t>
      </w:r>
      <w:r>
        <w:rPr>
          <w:rFonts w:ascii="Times New Roman" w:eastAsia="Times New Roman" w:hAnsi="Times New Roman" w:cs="Times New Roman"/>
          <w:highlight w:val="white"/>
        </w:rPr>
        <w:t>)</w:t>
      </w:r>
      <w:r w:rsidR="00FA0A4B">
        <w:rPr>
          <w:rFonts w:ascii="Times New Roman" w:eastAsia="Times New Roman" w:hAnsi="Times New Roman" w:cs="Times New Roman"/>
          <w:highlight w:val="white"/>
        </w:rPr>
        <w:t xml:space="preserve">. Additionally, zygotes </w:t>
      </w:r>
      <w:r w:rsidR="00A43435">
        <w:rPr>
          <w:rFonts w:ascii="Times New Roman" w:eastAsia="Times New Roman" w:hAnsi="Times New Roman" w:cs="Times New Roman"/>
          <w:highlight w:val="white"/>
        </w:rPr>
        <w:t xml:space="preserve">grew significantly </w:t>
      </w:r>
      <w:r w:rsidR="00E258A6">
        <w:rPr>
          <w:rFonts w:ascii="Times New Roman" w:eastAsia="Times New Roman" w:hAnsi="Times New Roman" w:cs="Times New Roman"/>
          <w:highlight w:val="white"/>
        </w:rPr>
        <w:t>longer in</w:t>
      </w:r>
      <w:r>
        <w:rPr>
          <w:rFonts w:ascii="Times New Roman" w:eastAsia="Times New Roman" w:hAnsi="Times New Roman" w:cs="Times New Roman"/>
          <w:highlight w:val="white"/>
        </w:rPr>
        <w:t xml:space="preserve"> the high ammonium treatment compared to the low ammonium treatment (</w:t>
      </w:r>
      <w:r w:rsidR="00392AAE">
        <w:rPr>
          <w:rFonts w:ascii="Times New Roman" w:eastAsia="Times New Roman" w:hAnsi="Times New Roman" w:cs="Times New Roman"/>
          <w:highlight w:val="white"/>
        </w:rPr>
        <w:t>Tukey tests</w:t>
      </w:r>
      <w:r>
        <w:rPr>
          <w:rFonts w:ascii="Times New Roman" w:eastAsia="Times New Roman" w:hAnsi="Times New Roman" w:cs="Times New Roman"/>
          <w:highlight w:val="white"/>
        </w:rPr>
        <w:t>, p = 0.0263</w:t>
      </w:r>
      <w:r w:rsidR="00FF110F">
        <w:rPr>
          <w:rFonts w:ascii="Times New Roman" w:eastAsia="Times New Roman" w:hAnsi="Times New Roman" w:cs="Times New Roman"/>
          <w:highlight w:val="white"/>
        </w:rPr>
        <w:t>, Fig. 6</w:t>
      </w:r>
      <w:r>
        <w:rPr>
          <w:rFonts w:ascii="Times New Roman" w:eastAsia="Times New Roman" w:hAnsi="Times New Roman" w:cs="Times New Roman"/>
          <w:highlight w:val="white"/>
        </w:rPr>
        <w:t xml:space="preserve">). There was no </w:t>
      </w:r>
      <w:r w:rsidR="000836B6">
        <w:rPr>
          <w:rFonts w:ascii="Times New Roman" w:eastAsia="Times New Roman" w:hAnsi="Times New Roman" w:cs="Times New Roman"/>
          <w:highlight w:val="white"/>
        </w:rPr>
        <w:t xml:space="preserve">significant </w:t>
      </w:r>
      <w:r>
        <w:rPr>
          <w:rFonts w:ascii="Times New Roman" w:eastAsia="Times New Roman" w:hAnsi="Times New Roman" w:cs="Times New Roman"/>
          <w:highlight w:val="white"/>
        </w:rPr>
        <w:t>difference in growth length observed between the control and the low ammonium treatment.</w:t>
      </w:r>
    </w:p>
    <w:p w14:paraId="00000029" w14:textId="77777777" w:rsidR="00887565" w:rsidRDefault="00887565">
      <w:pPr>
        <w:spacing w:line="480" w:lineRule="auto"/>
        <w:jc w:val="both"/>
        <w:rPr>
          <w:rFonts w:ascii="Times New Roman" w:eastAsia="Times New Roman" w:hAnsi="Times New Roman" w:cs="Times New Roman"/>
          <w:b/>
          <w:highlight w:val="white"/>
        </w:rPr>
      </w:pPr>
    </w:p>
    <w:p w14:paraId="3F763CDB" w14:textId="39B1BE97" w:rsidR="008065A4" w:rsidRDefault="00F505F8">
      <w:pPr>
        <w:spacing w:line="48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DISCUSSION</w:t>
      </w:r>
    </w:p>
    <w:p w14:paraId="2074377B" w14:textId="7D5AE157" w:rsidR="00431B99" w:rsidRDefault="00431B99" w:rsidP="001E02BB">
      <w:pP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Here, I was able to observe </w:t>
      </w:r>
      <w:r w:rsidR="00627008">
        <w:rPr>
          <w:rFonts w:ascii="Times New Roman" w:eastAsia="Times New Roman" w:hAnsi="Times New Roman" w:cs="Times New Roman"/>
          <w:highlight w:val="white"/>
        </w:rPr>
        <w:t xml:space="preserve">that </w:t>
      </w:r>
      <w:r>
        <w:rPr>
          <w:rFonts w:ascii="Times New Roman" w:eastAsia="Times New Roman" w:hAnsi="Times New Roman" w:cs="Times New Roman"/>
          <w:highlight w:val="white"/>
        </w:rPr>
        <w:t xml:space="preserve">the spatial patterns of ammonium vary between surface and subsurface water samples, and that ammonium concentrations can vary between sites </w:t>
      </w:r>
      <w:r w:rsidR="00627008">
        <w:rPr>
          <w:rFonts w:ascii="Times New Roman" w:eastAsia="Times New Roman" w:hAnsi="Times New Roman" w:cs="Times New Roman"/>
          <w:highlight w:val="white"/>
        </w:rPr>
        <w:t>when measured at a depth of 6 m.</w:t>
      </w:r>
      <w:r w:rsidR="00EE7E33">
        <w:rPr>
          <w:rFonts w:ascii="Times New Roman" w:eastAsia="Times New Roman" w:hAnsi="Times New Roman" w:cs="Times New Roman"/>
          <w:highlight w:val="white"/>
        </w:rPr>
        <w:t xml:space="preserve"> These </w:t>
      </w:r>
      <w:r w:rsidR="00F65D6D">
        <w:rPr>
          <w:rFonts w:ascii="Times New Roman" w:eastAsia="Times New Roman" w:hAnsi="Times New Roman" w:cs="Times New Roman"/>
          <w:highlight w:val="white"/>
        </w:rPr>
        <w:t xml:space="preserve">subsurface </w:t>
      </w:r>
      <w:r w:rsidR="00EE7E33">
        <w:rPr>
          <w:rFonts w:ascii="Times New Roman" w:eastAsia="Times New Roman" w:hAnsi="Times New Roman" w:cs="Times New Roman"/>
          <w:highlight w:val="white"/>
        </w:rPr>
        <w:t xml:space="preserve">ammonium patterns </w:t>
      </w:r>
      <w:r w:rsidR="002E0E64">
        <w:rPr>
          <w:rFonts w:ascii="Times New Roman" w:eastAsia="Times New Roman" w:hAnsi="Times New Roman" w:cs="Times New Roman"/>
          <w:highlight w:val="white"/>
        </w:rPr>
        <w:t xml:space="preserve">are marginally correlated to the abundance of sea cucumbers at a site. </w:t>
      </w:r>
      <w:r w:rsidR="007539D9">
        <w:rPr>
          <w:rFonts w:ascii="Times New Roman" w:eastAsia="Times New Roman" w:hAnsi="Times New Roman" w:cs="Times New Roman"/>
          <w:highlight w:val="white"/>
        </w:rPr>
        <w:t xml:space="preserve">As for </w:t>
      </w:r>
      <w:r w:rsidR="001D6804">
        <w:rPr>
          <w:rFonts w:ascii="Times New Roman" w:eastAsia="Times New Roman" w:hAnsi="Times New Roman" w:cs="Times New Roman"/>
          <w:i/>
          <w:iCs/>
          <w:highlight w:val="white"/>
        </w:rPr>
        <w:t>F. distichus</w:t>
      </w:r>
      <w:r w:rsidR="007539D9">
        <w:rPr>
          <w:rFonts w:ascii="Times New Roman" w:eastAsia="Times New Roman" w:hAnsi="Times New Roman" w:cs="Times New Roman"/>
          <w:highlight w:val="white"/>
        </w:rPr>
        <w:t xml:space="preserve"> growth,</w:t>
      </w:r>
      <w:r w:rsidR="00565487">
        <w:rPr>
          <w:rFonts w:ascii="Times New Roman" w:eastAsia="Times New Roman" w:hAnsi="Times New Roman" w:cs="Times New Roman"/>
          <w:highlight w:val="white"/>
        </w:rPr>
        <w:t xml:space="preserve"> </w:t>
      </w:r>
      <w:r w:rsidR="00984F0A">
        <w:rPr>
          <w:rFonts w:ascii="Times New Roman" w:eastAsia="Times New Roman" w:hAnsi="Times New Roman" w:cs="Times New Roman"/>
          <w:highlight w:val="white"/>
        </w:rPr>
        <w:t>a higher</w:t>
      </w:r>
      <w:r w:rsidR="00565487">
        <w:rPr>
          <w:rFonts w:ascii="Times New Roman" w:eastAsia="Times New Roman" w:hAnsi="Times New Roman" w:cs="Times New Roman"/>
          <w:highlight w:val="white"/>
        </w:rPr>
        <w:t xml:space="preserve"> addition of ammonium </w:t>
      </w:r>
      <w:r w:rsidR="001D6804">
        <w:rPr>
          <w:rFonts w:ascii="Times New Roman" w:eastAsia="Times New Roman" w:hAnsi="Times New Roman" w:cs="Times New Roman"/>
          <w:highlight w:val="white"/>
        </w:rPr>
        <w:t>to seawater led to increased growth length</w:t>
      </w:r>
      <w:r w:rsidR="006E7223">
        <w:rPr>
          <w:rFonts w:ascii="Times New Roman" w:eastAsia="Times New Roman" w:hAnsi="Times New Roman" w:cs="Times New Roman"/>
          <w:highlight w:val="white"/>
        </w:rPr>
        <w:t>.</w:t>
      </w:r>
      <w:r w:rsidR="001D6804">
        <w:rPr>
          <w:rFonts w:ascii="Times New Roman" w:eastAsia="Times New Roman" w:hAnsi="Times New Roman" w:cs="Times New Roman"/>
          <w:highlight w:val="white"/>
        </w:rPr>
        <w:t xml:space="preserve"> The percent of germinated </w:t>
      </w:r>
      <w:r w:rsidR="006E129D">
        <w:rPr>
          <w:rFonts w:ascii="Times New Roman" w:eastAsia="Times New Roman" w:hAnsi="Times New Roman" w:cs="Times New Roman"/>
          <w:highlight w:val="white"/>
        </w:rPr>
        <w:t xml:space="preserve">zygotes </w:t>
      </w:r>
      <w:r w:rsidR="0044110E">
        <w:rPr>
          <w:rFonts w:ascii="Times New Roman" w:eastAsia="Times New Roman" w:hAnsi="Times New Roman" w:cs="Times New Roman"/>
          <w:highlight w:val="white"/>
        </w:rPr>
        <w:t>was higher in treatments with added levels of ammonium.</w:t>
      </w:r>
    </w:p>
    <w:p w14:paraId="0000002B" w14:textId="6822F740" w:rsidR="00887565" w:rsidRDefault="00F505F8" w:rsidP="00242357">
      <w:pPr>
        <w:spacing w:line="48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This study explored the distribution of ammonium within </w:t>
      </w:r>
      <w:r w:rsidR="004F5CD2">
        <w:rPr>
          <w:rFonts w:ascii="Times New Roman" w:eastAsia="Times New Roman" w:hAnsi="Times New Roman" w:cs="Times New Roman"/>
          <w:highlight w:val="white"/>
        </w:rPr>
        <w:t>an eastern Pacific fjord</w:t>
      </w:r>
      <w:r>
        <w:rPr>
          <w:rFonts w:ascii="Times New Roman" w:eastAsia="Times New Roman" w:hAnsi="Times New Roman" w:cs="Times New Roman"/>
          <w:highlight w:val="white"/>
        </w:rPr>
        <w:t>. I found homogeneity in ammonium levels</w:t>
      </w:r>
      <w:r w:rsidR="004F5CD2">
        <w:rPr>
          <w:rFonts w:ascii="Times New Roman" w:eastAsia="Times New Roman" w:hAnsi="Times New Roman" w:cs="Times New Roman"/>
          <w:highlight w:val="white"/>
        </w:rPr>
        <w:t xml:space="preserve"> at the sea surface</w:t>
      </w:r>
      <w:r>
        <w:rPr>
          <w:rFonts w:ascii="Times New Roman" w:eastAsia="Times New Roman" w:hAnsi="Times New Roman" w:cs="Times New Roman"/>
          <w:highlight w:val="white"/>
        </w:rPr>
        <w:t xml:space="preserve">. </w:t>
      </w:r>
      <w:r w:rsidR="004F5CD2">
        <w:rPr>
          <w:rFonts w:ascii="Times New Roman" w:eastAsia="Times New Roman" w:hAnsi="Times New Roman" w:cs="Times New Roman"/>
          <w:highlight w:val="white"/>
        </w:rPr>
        <w:t xml:space="preserve">However, ammonium concentrations in </w:t>
      </w:r>
      <w:r>
        <w:rPr>
          <w:rFonts w:ascii="Times New Roman" w:eastAsia="Times New Roman" w:hAnsi="Times New Roman" w:cs="Times New Roman"/>
          <w:highlight w:val="white"/>
        </w:rPr>
        <w:t>subsurface water samples from 6 m depth</w:t>
      </w:r>
      <w:r w:rsidR="004F5CD2">
        <w:rPr>
          <w:rFonts w:ascii="Times New Roman" w:eastAsia="Times New Roman" w:hAnsi="Times New Roman" w:cs="Times New Roman"/>
          <w:highlight w:val="white"/>
        </w:rPr>
        <w:t xml:space="preserve"> were</w:t>
      </w:r>
      <w:r>
        <w:rPr>
          <w:rFonts w:ascii="Times New Roman" w:eastAsia="Times New Roman" w:hAnsi="Times New Roman" w:cs="Times New Roman"/>
          <w:highlight w:val="white"/>
        </w:rPr>
        <w:t xml:space="preserve"> h</w:t>
      </w:r>
      <w:r w:rsidR="004F5CD2">
        <w:rPr>
          <w:rFonts w:ascii="Times New Roman" w:eastAsia="Times New Roman" w:hAnsi="Times New Roman" w:cs="Times New Roman"/>
          <w:highlight w:val="white"/>
        </w:rPr>
        <w:t>eterogeneous</w:t>
      </w:r>
      <w:r>
        <w:rPr>
          <w:rFonts w:ascii="Times New Roman" w:eastAsia="Times New Roman" w:hAnsi="Times New Roman" w:cs="Times New Roman"/>
          <w:highlight w:val="white"/>
        </w:rPr>
        <w:t xml:space="preserve"> </w:t>
      </w:r>
      <w:r w:rsidR="004F5CD2">
        <w:rPr>
          <w:rFonts w:ascii="Times New Roman" w:eastAsia="Times New Roman" w:hAnsi="Times New Roman" w:cs="Times New Roman"/>
          <w:highlight w:val="white"/>
        </w:rPr>
        <w:t xml:space="preserve">among </w:t>
      </w:r>
      <w:r>
        <w:rPr>
          <w:rFonts w:ascii="Times New Roman" w:eastAsia="Times New Roman" w:hAnsi="Times New Roman" w:cs="Times New Roman"/>
          <w:highlight w:val="white"/>
        </w:rPr>
        <w:t xml:space="preserve">sampled sites. This is likely due to the </w:t>
      </w:r>
      <w:r w:rsidR="00A96283">
        <w:rPr>
          <w:rFonts w:ascii="Times New Roman" w:eastAsia="Times New Roman" w:hAnsi="Times New Roman" w:cs="Times New Roman"/>
          <w:highlight w:val="white"/>
        </w:rPr>
        <w:t xml:space="preserve">topography and oceanography </w:t>
      </w:r>
      <w:r>
        <w:rPr>
          <w:rFonts w:ascii="Times New Roman" w:eastAsia="Times New Roman" w:hAnsi="Times New Roman" w:cs="Times New Roman"/>
          <w:highlight w:val="white"/>
        </w:rPr>
        <w:t>of fjords</w:t>
      </w:r>
      <w:r w:rsidR="00A96283">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as surface waters </w:t>
      </w:r>
      <w:r w:rsidR="00A96283">
        <w:rPr>
          <w:rFonts w:ascii="Times New Roman" w:eastAsia="Times New Roman" w:hAnsi="Times New Roman" w:cs="Times New Roman"/>
          <w:highlight w:val="white"/>
        </w:rPr>
        <w:t>are</w:t>
      </w:r>
      <w:r>
        <w:rPr>
          <w:rFonts w:ascii="Times New Roman" w:eastAsia="Times New Roman" w:hAnsi="Times New Roman" w:cs="Times New Roman"/>
          <w:highlight w:val="white"/>
        </w:rPr>
        <w:t xml:space="preserve"> constantly </w:t>
      </w:r>
      <w:r w:rsidR="00A96283">
        <w:rPr>
          <w:rFonts w:ascii="Times New Roman" w:eastAsia="Times New Roman" w:hAnsi="Times New Roman" w:cs="Times New Roman"/>
          <w:highlight w:val="white"/>
        </w:rPr>
        <w:t xml:space="preserve">mixed </w:t>
      </w:r>
      <w:r>
        <w:rPr>
          <w:rFonts w:ascii="Times New Roman" w:eastAsia="Times New Roman" w:hAnsi="Times New Roman" w:cs="Times New Roman"/>
          <w:highlight w:val="white"/>
        </w:rPr>
        <w:t xml:space="preserve">by wind, </w:t>
      </w:r>
      <w:r w:rsidR="00A96283">
        <w:rPr>
          <w:rFonts w:ascii="Times New Roman" w:eastAsia="Times New Roman" w:hAnsi="Times New Roman" w:cs="Times New Roman"/>
          <w:highlight w:val="white"/>
        </w:rPr>
        <w:t xml:space="preserve">any </w:t>
      </w:r>
      <w:r>
        <w:rPr>
          <w:rFonts w:ascii="Times New Roman" w:eastAsia="Times New Roman" w:hAnsi="Times New Roman" w:cs="Times New Roman"/>
          <w:highlight w:val="white"/>
        </w:rPr>
        <w:t xml:space="preserve">ammonium produced in </w:t>
      </w:r>
      <w:r w:rsidR="00A96283">
        <w:rPr>
          <w:rFonts w:ascii="Times New Roman" w:eastAsia="Times New Roman" w:hAnsi="Times New Roman" w:cs="Times New Roman"/>
          <w:highlight w:val="white"/>
        </w:rPr>
        <w:t xml:space="preserve">a </w:t>
      </w:r>
      <w:r>
        <w:rPr>
          <w:rFonts w:ascii="Times New Roman" w:eastAsia="Times New Roman" w:hAnsi="Times New Roman" w:cs="Times New Roman"/>
          <w:highlight w:val="white"/>
        </w:rPr>
        <w:t xml:space="preserve">site </w:t>
      </w:r>
      <w:r w:rsidR="00A96283">
        <w:rPr>
          <w:rFonts w:ascii="Times New Roman" w:eastAsia="Times New Roman" w:hAnsi="Times New Roman" w:cs="Times New Roman"/>
          <w:highlight w:val="white"/>
        </w:rPr>
        <w:t xml:space="preserve">may be </w:t>
      </w:r>
      <w:r>
        <w:rPr>
          <w:rFonts w:ascii="Times New Roman" w:eastAsia="Times New Roman" w:hAnsi="Times New Roman" w:cs="Times New Roman"/>
          <w:highlight w:val="white"/>
        </w:rPr>
        <w:t xml:space="preserve">relocated </w:t>
      </w:r>
      <w:r w:rsidR="00A96283">
        <w:rPr>
          <w:rFonts w:ascii="Times New Roman" w:eastAsia="Times New Roman" w:hAnsi="Times New Roman" w:cs="Times New Roman"/>
          <w:highlight w:val="white"/>
        </w:rPr>
        <w:t>away from the point of production</w:t>
      </w:r>
      <w:r>
        <w:rPr>
          <w:rFonts w:ascii="Times New Roman" w:eastAsia="Times New Roman" w:hAnsi="Times New Roman" w:cs="Times New Roman"/>
          <w:highlight w:val="white"/>
        </w:rPr>
        <w:t>. Fjords also have characteristic sil</w:t>
      </w:r>
      <w:r w:rsidR="00A96283">
        <w:rPr>
          <w:rFonts w:ascii="Times New Roman" w:eastAsia="Times New Roman" w:hAnsi="Times New Roman" w:cs="Times New Roman"/>
          <w:highlight w:val="white"/>
        </w:rPr>
        <w:t>l</w:t>
      </w:r>
      <w:r>
        <w:rPr>
          <w:rFonts w:ascii="Times New Roman" w:eastAsia="Times New Roman" w:hAnsi="Times New Roman" w:cs="Times New Roman"/>
          <w:highlight w:val="white"/>
        </w:rPr>
        <w:t>s that prevent deeper waters from exiting the fjord (</w:t>
      </w:r>
      <w:proofErr w:type="spellStart"/>
      <w:r>
        <w:rPr>
          <w:rFonts w:ascii="Times New Roman" w:eastAsia="Times New Roman" w:hAnsi="Times New Roman" w:cs="Times New Roman"/>
          <w:highlight w:val="white"/>
        </w:rPr>
        <w:t>Stigebrandt</w:t>
      </w:r>
      <w:proofErr w:type="spellEnd"/>
      <w:r>
        <w:rPr>
          <w:rFonts w:ascii="Times New Roman" w:eastAsia="Times New Roman" w:hAnsi="Times New Roman" w:cs="Times New Roman"/>
          <w:highlight w:val="white"/>
        </w:rPr>
        <w:t xml:space="preserve">, 2012). This potentially allows for some accumulation of ammonium, leading to differences in ammonium between sites </w:t>
      </w:r>
      <w:r w:rsidR="0084469D">
        <w:rPr>
          <w:rFonts w:ascii="Times New Roman" w:eastAsia="Times New Roman" w:hAnsi="Times New Roman" w:cs="Times New Roman"/>
          <w:highlight w:val="white"/>
        </w:rPr>
        <w:t>below the surface</w:t>
      </w:r>
      <w:r>
        <w:rPr>
          <w:rFonts w:ascii="Times New Roman" w:eastAsia="Times New Roman" w:hAnsi="Times New Roman" w:cs="Times New Roman"/>
          <w:highlight w:val="white"/>
        </w:rPr>
        <w:t>.</w:t>
      </w:r>
    </w:p>
    <w:p w14:paraId="0000002C" w14:textId="3406E1C4" w:rsidR="00887565" w:rsidRDefault="00F505F8" w:rsidP="006C652B">
      <w:pPr>
        <w:spacing w:line="48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r w:rsidR="0084469D">
        <w:rPr>
          <w:rFonts w:ascii="Times New Roman" w:eastAsia="Times New Roman" w:hAnsi="Times New Roman" w:cs="Times New Roman"/>
          <w:highlight w:val="white"/>
        </w:rPr>
        <w:t xml:space="preserve">The spatial patchiness in ammonium concentrations was weakly linked to variation in </w:t>
      </w:r>
      <w:r>
        <w:rPr>
          <w:rFonts w:ascii="Times New Roman" w:eastAsia="Times New Roman" w:hAnsi="Times New Roman" w:cs="Times New Roman"/>
          <w:highlight w:val="white"/>
        </w:rPr>
        <w:t>sea cucumber abundance</w:t>
      </w:r>
      <w:r w:rsidR="0084469D">
        <w:rPr>
          <w:rFonts w:ascii="Times New Roman" w:eastAsia="Times New Roman" w:hAnsi="Times New Roman" w:cs="Times New Roman"/>
          <w:highlight w:val="white"/>
        </w:rPr>
        <w:t xml:space="preserve">. However, </w:t>
      </w:r>
      <w:r>
        <w:rPr>
          <w:rFonts w:ascii="Times New Roman" w:eastAsia="Times New Roman" w:hAnsi="Times New Roman" w:cs="Times New Roman"/>
          <w:highlight w:val="white"/>
        </w:rPr>
        <w:t xml:space="preserve">a higher sample size is needed to understand </w:t>
      </w:r>
      <w:r w:rsidR="00FA69B9">
        <w:rPr>
          <w:rFonts w:ascii="Times New Roman" w:eastAsia="Times New Roman" w:hAnsi="Times New Roman" w:cs="Times New Roman"/>
          <w:highlight w:val="white"/>
        </w:rPr>
        <w:t xml:space="preserve">better </w:t>
      </w:r>
      <w:r>
        <w:rPr>
          <w:rFonts w:ascii="Times New Roman" w:eastAsia="Times New Roman" w:hAnsi="Times New Roman" w:cs="Times New Roman"/>
          <w:highlight w:val="white"/>
        </w:rPr>
        <w:t xml:space="preserve">the strength of this relationship. This result is </w:t>
      </w:r>
      <w:r w:rsidR="00FA69B9">
        <w:rPr>
          <w:rFonts w:ascii="Times New Roman" w:eastAsia="Times New Roman" w:hAnsi="Times New Roman" w:cs="Times New Roman"/>
          <w:highlight w:val="white"/>
        </w:rPr>
        <w:t xml:space="preserve">nevertheless </w:t>
      </w:r>
      <w:r>
        <w:rPr>
          <w:rFonts w:ascii="Times New Roman" w:eastAsia="Times New Roman" w:hAnsi="Times New Roman" w:cs="Times New Roman"/>
          <w:highlight w:val="white"/>
        </w:rPr>
        <w:t xml:space="preserve">consistent with literature </w:t>
      </w:r>
      <w:r w:rsidR="0084469D">
        <w:rPr>
          <w:rFonts w:ascii="Times New Roman" w:eastAsia="Times New Roman" w:hAnsi="Times New Roman" w:cs="Times New Roman"/>
          <w:highlight w:val="white"/>
        </w:rPr>
        <w:t>showing that</w:t>
      </w:r>
      <w:r>
        <w:rPr>
          <w:rFonts w:ascii="Times New Roman" w:eastAsia="Times New Roman" w:hAnsi="Times New Roman" w:cs="Times New Roman"/>
          <w:highlight w:val="white"/>
        </w:rPr>
        <w:t xml:space="preserve"> organisms such as sea cucumbers can add significant amounts of ammonium to the environments they inhabit (McIntyre et al., 2008; Aquilino et al., 2009; Pfister et al., 2014)</w:t>
      </w:r>
      <w:r w:rsidR="00901EE8">
        <w:rPr>
          <w:rFonts w:ascii="Times New Roman" w:eastAsia="Times New Roman" w:hAnsi="Times New Roman" w:cs="Times New Roman"/>
          <w:highlight w:val="white"/>
        </w:rPr>
        <w:t>.</w:t>
      </w:r>
      <w:r w:rsidR="00FA69B9">
        <w:rPr>
          <w:rFonts w:ascii="Times New Roman" w:eastAsia="Times New Roman" w:hAnsi="Times New Roman" w:cs="Times New Roman"/>
          <w:highlight w:val="white"/>
        </w:rPr>
        <w:t xml:space="preserve"> In Indian Arm as in other parts of the BC coast, California sea cucumbers are among the most abundant macroinvertebrates and they contribute substantially to animal biomass </w:t>
      </w:r>
      <w:r w:rsidR="001A7594" w:rsidRPr="00D75E90">
        <w:rPr>
          <w:rFonts w:ascii="Times New Roman" w:eastAsia="Times New Roman" w:hAnsi="Times New Roman" w:cs="Times New Roman"/>
        </w:rPr>
        <w:t>(</w:t>
      </w:r>
      <w:r w:rsidR="009F6935" w:rsidRPr="00D75E90">
        <w:rPr>
          <w:rFonts w:ascii="Times New Roman" w:eastAsia="Times New Roman" w:hAnsi="Times New Roman" w:cs="Times New Roman"/>
        </w:rPr>
        <w:t>E. Lim, personal communication</w:t>
      </w:r>
      <w:ins w:id="11" w:author="Kiara Kattler" w:date="2022-04-29T15:36:00Z">
        <w:r w:rsidR="00A51408" w:rsidRPr="00D75E90">
          <w:rPr>
            <w:rFonts w:ascii="Times New Roman" w:eastAsia="Times New Roman" w:hAnsi="Times New Roman" w:cs="Times New Roman"/>
          </w:rPr>
          <w:t>,</w:t>
        </w:r>
      </w:ins>
      <w:r w:rsidR="009F6935" w:rsidRPr="00D75E90">
        <w:rPr>
          <w:rFonts w:ascii="Times New Roman" w:eastAsia="Times New Roman" w:hAnsi="Times New Roman" w:cs="Times New Roman"/>
        </w:rPr>
        <w:t xml:space="preserve"> 2022). </w:t>
      </w:r>
      <w:r w:rsidR="00170F37">
        <w:rPr>
          <w:rFonts w:ascii="Times New Roman" w:eastAsia="Times New Roman" w:hAnsi="Times New Roman" w:cs="Times New Roman"/>
          <w:highlight w:val="white"/>
        </w:rPr>
        <w:t>There are</w:t>
      </w:r>
      <w:r w:rsidR="00934EE2">
        <w:rPr>
          <w:rFonts w:ascii="Times New Roman" w:eastAsia="Times New Roman" w:hAnsi="Times New Roman" w:cs="Times New Roman"/>
          <w:highlight w:val="white"/>
        </w:rPr>
        <w:t xml:space="preserve"> organisms </w:t>
      </w:r>
      <w:r w:rsidR="00170F37">
        <w:rPr>
          <w:rFonts w:ascii="Times New Roman" w:eastAsia="Times New Roman" w:hAnsi="Times New Roman" w:cs="Times New Roman"/>
          <w:highlight w:val="white"/>
        </w:rPr>
        <w:t xml:space="preserve">other than sea cucumbers, </w:t>
      </w:r>
      <w:r w:rsidR="00934EE2">
        <w:rPr>
          <w:rFonts w:ascii="Times New Roman" w:eastAsia="Times New Roman" w:hAnsi="Times New Roman" w:cs="Times New Roman"/>
          <w:highlight w:val="white"/>
        </w:rPr>
        <w:t>such as fish</w:t>
      </w:r>
      <w:r w:rsidR="00170F37">
        <w:rPr>
          <w:rFonts w:ascii="Times New Roman" w:eastAsia="Times New Roman" w:hAnsi="Times New Roman" w:cs="Times New Roman"/>
          <w:highlight w:val="white"/>
        </w:rPr>
        <w:t>, that</w:t>
      </w:r>
      <w:r w:rsidR="00934EE2">
        <w:rPr>
          <w:rFonts w:ascii="Times New Roman" w:eastAsia="Times New Roman" w:hAnsi="Times New Roman" w:cs="Times New Roman"/>
          <w:highlight w:val="white"/>
        </w:rPr>
        <w:t xml:space="preserve"> are also important organisms regarding </w:t>
      </w:r>
      <w:r w:rsidR="00934EE2">
        <w:rPr>
          <w:rFonts w:ascii="Times New Roman" w:eastAsia="Times New Roman" w:hAnsi="Times New Roman" w:cs="Times New Roman"/>
          <w:highlight w:val="white"/>
        </w:rPr>
        <w:lastRenderedPageBreak/>
        <w:t>nutrient cycling and providing ammonium to primary producers</w:t>
      </w:r>
      <w:r w:rsidR="00170F37">
        <w:rPr>
          <w:rFonts w:ascii="Times New Roman" w:eastAsia="Times New Roman" w:hAnsi="Times New Roman" w:cs="Times New Roman"/>
          <w:highlight w:val="white"/>
        </w:rPr>
        <w:t>. Here, I have used sea cucumbers as a</w:t>
      </w:r>
      <w:r w:rsidR="00DD0855">
        <w:rPr>
          <w:rFonts w:ascii="Times New Roman" w:eastAsia="Times New Roman" w:hAnsi="Times New Roman" w:cs="Times New Roman"/>
          <w:highlight w:val="white"/>
        </w:rPr>
        <w:t xml:space="preserve">n example </w:t>
      </w:r>
      <w:r w:rsidR="004116E0">
        <w:rPr>
          <w:rFonts w:ascii="Times New Roman" w:eastAsia="Times New Roman" w:hAnsi="Times New Roman" w:cs="Times New Roman"/>
          <w:highlight w:val="white"/>
        </w:rPr>
        <w:t xml:space="preserve">of </w:t>
      </w:r>
      <w:r w:rsidR="00A41798">
        <w:rPr>
          <w:rFonts w:ascii="Times New Roman" w:eastAsia="Times New Roman" w:hAnsi="Times New Roman" w:cs="Times New Roman"/>
          <w:highlight w:val="white"/>
        </w:rPr>
        <w:t xml:space="preserve">a species providing </w:t>
      </w:r>
      <w:r w:rsidR="004116E0">
        <w:rPr>
          <w:rFonts w:ascii="Times New Roman" w:eastAsia="Times New Roman" w:hAnsi="Times New Roman" w:cs="Times New Roman"/>
          <w:highlight w:val="white"/>
        </w:rPr>
        <w:t>ammonium provisioning</w:t>
      </w:r>
      <w:r w:rsidR="00183FA1">
        <w:rPr>
          <w:rFonts w:ascii="Times New Roman" w:eastAsia="Times New Roman" w:hAnsi="Times New Roman" w:cs="Times New Roman"/>
          <w:highlight w:val="white"/>
        </w:rPr>
        <w:t xml:space="preserve"> </w:t>
      </w:r>
      <w:proofErr w:type="gramStart"/>
      <w:r w:rsidR="00183FA1">
        <w:rPr>
          <w:rFonts w:ascii="Times New Roman" w:eastAsia="Times New Roman" w:hAnsi="Times New Roman" w:cs="Times New Roman"/>
          <w:highlight w:val="white"/>
        </w:rPr>
        <w:t>in order to</w:t>
      </w:r>
      <w:proofErr w:type="gramEnd"/>
      <w:r w:rsidR="00183FA1">
        <w:rPr>
          <w:rFonts w:ascii="Times New Roman" w:eastAsia="Times New Roman" w:hAnsi="Times New Roman" w:cs="Times New Roman"/>
          <w:highlight w:val="white"/>
        </w:rPr>
        <w:t xml:space="preserve"> evaluate the effects to seaweeds</w:t>
      </w:r>
      <w:r w:rsidR="004116E0">
        <w:rPr>
          <w:rFonts w:ascii="Times New Roman" w:eastAsia="Times New Roman" w:hAnsi="Times New Roman" w:cs="Times New Roman"/>
          <w:highlight w:val="white"/>
        </w:rPr>
        <w:t xml:space="preserve">, but </w:t>
      </w:r>
      <w:r w:rsidR="00A41798">
        <w:rPr>
          <w:rFonts w:ascii="Times New Roman" w:eastAsia="Times New Roman" w:hAnsi="Times New Roman" w:cs="Times New Roman"/>
          <w:highlight w:val="white"/>
        </w:rPr>
        <w:t xml:space="preserve">they appear to be </w:t>
      </w:r>
      <w:r w:rsidR="00183FA1">
        <w:rPr>
          <w:rFonts w:ascii="Times New Roman" w:eastAsia="Times New Roman" w:hAnsi="Times New Roman" w:cs="Times New Roman"/>
          <w:highlight w:val="white"/>
        </w:rPr>
        <w:t xml:space="preserve">a </w:t>
      </w:r>
      <w:r w:rsidR="00A41798">
        <w:rPr>
          <w:rFonts w:ascii="Times New Roman" w:eastAsia="Times New Roman" w:hAnsi="Times New Roman" w:cs="Times New Roman"/>
          <w:highlight w:val="white"/>
        </w:rPr>
        <w:t xml:space="preserve">quite good </w:t>
      </w:r>
      <w:r w:rsidR="00183FA1">
        <w:rPr>
          <w:rFonts w:ascii="Times New Roman" w:eastAsia="Times New Roman" w:hAnsi="Times New Roman" w:cs="Times New Roman"/>
          <w:highlight w:val="white"/>
        </w:rPr>
        <w:t xml:space="preserve">species </w:t>
      </w:r>
      <w:r w:rsidR="00A41798">
        <w:rPr>
          <w:rFonts w:ascii="Times New Roman" w:eastAsia="Times New Roman" w:hAnsi="Times New Roman" w:cs="Times New Roman"/>
          <w:highlight w:val="white"/>
        </w:rPr>
        <w:t>at doing so</w:t>
      </w:r>
      <w:r w:rsidR="006C652B">
        <w:rPr>
          <w:rFonts w:ascii="Times New Roman" w:eastAsia="Times New Roman" w:hAnsi="Times New Roman" w:cs="Times New Roman"/>
          <w:highlight w:val="white"/>
        </w:rPr>
        <w:t>.</w:t>
      </w:r>
      <w:r w:rsidR="006C652B" w:rsidRPr="00A41798" w:rsidDel="006C652B">
        <w:rPr>
          <w:rFonts w:ascii="Times New Roman" w:eastAsia="Times New Roman" w:hAnsi="Times New Roman" w:cs="Times New Roman"/>
          <w:highlight w:val="white"/>
        </w:rPr>
        <w:t xml:space="preserve"> </w:t>
      </w:r>
    </w:p>
    <w:p w14:paraId="0000002D" w14:textId="622A55D8" w:rsidR="00887565" w:rsidRPr="006656DB"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The addition of ammonium in seawater from sea cucumbers aided in both the germination and early growth length of </w:t>
      </w:r>
      <w:r>
        <w:rPr>
          <w:rFonts w:ascii="Times New Roman" w:eastAsia="Times New Roman" w:hAnsi="Times New Roman" w:cs="Times New Roman"/>
          <w:i/>
        </w:rPr>
        <w:t xml:space="preserve">Fucus distichus </w:t>
      </w:r>
      <w:r>
        <w:rPr>
          <w:rFonts w:ascii="Times New Roman" w:eastAsia="Times New Roman" w:hAnsi="Times New Roman" w:cs="Times New Roman"/>
        </w:rPr>
        <w:t>zygotes. I found that low amounts of additional ammonium increase</w:t>
      </w:r>
      <w:r w:rsidR="00D343CD">
        <w:rPr>
          <w:rFonts w:ascii="Times New Roman" w:eastAsia="Times New Roman" w:hAnsi="Times New Roman" w:cs="Times New Roman"/>
        </w:rPr>
        <w:t>d</w:t>
      </w:r>
      <w:r>
        <w:rPr>
          <w:rFonts w:ascii="Times New Roman" w:eastAsia="Times New Roman" w:hAnsi="Times New Roman" w:cs="Times New Roman"/>
        </w:rPr>
        <w:t xml:space="preserve"> the probability of </w:t>
      </w:r>
      <w:r w:rsidR="00D343CD">
        <w:rPr>
          <w:rFonts w:ascii="Times New Roman" w:eastAsia="Times New Roman" w:hAnsi="Times New Roman" w:cs="Times New Roman"/>
        </w:rPr>
        <w:t xml:space="preserve">zygote </w:t>
      </w:r>
      <w:r>
        <w:rPr>
          <w:rFonts w:ascii="Times New Roman" w:eastAsia="Times New Roman" w:hAnsi="Times New Roman" w:cs="Times New Roman"/>
        </w:rPr>
        <w:t>germination</w:t>
      </w:r>
      <w:r w:rsidR="00D343CD">
        <w:rPr>
          <w:rFonts w:ascii="Times New Roman" w:eastAsia="Times New Roman" w:hAnsi="Times New Roman" w:cs="Times New Roman"/>
        </w:rPr>
        <w:t>. Moreover</w:t>
      </w:r>
      <w:r>
        <w:rPr>
          <w:rFonts w:ascii="Times New Roman" w:eastAsia="Times New Roman" w:hAnsi="Times New Roman" w:cs="Times New Roman"/>
        </w:rPr>
        <w:t xml:space="preserve">, slightly higher additions of ammonium </w:t>
      </w:r>
      <w:r w:rsidR="00D343CD">
        <w:rPr>
          <w:rFonts w:ascii="Times New Roman" w:eastAsia="Times New Roman" w:hAnsi="Times New Roman" w:cs="Times New Roman"/>
        </w:rPr>
        <w:t>result in</w:t>
      </w:r>
      <w:r>
        <w:rPr>
          <w:rFonts w:ascii="Times New Roman" w:eastAsia="Times New Roman" w:hAnsi="Times New Roman" w:cs="Times New Roman"/>
        </w:rPr>
        <w:t xml:space="preserve"> </w:t>
      </w:r>
      <w:r w:rsidR="00D343CD">
        <w:rPr>
          <w:rFonts w:ascii="Times New Roman" w:eastAsia="Times New Roman" w:hAnsi="Times New Roman" w:cs="Times New Roman"/>
        </w:rPr>
        <w:t xml:space="preserve">faster zygote </w:t>
      </w:r>
      <w:r>
        <w:rPr>
          <w:rFonts w:ascii="Times New Roman" w:eastAsia="Times New Roman" w:hAnsi="Times New Roman" w:cs="Times New Roman"/>
        </w:rPr>
        <w:t>growth. This is an interesting finding of this study, as I demonstrated that even a slight addition in ammonium can have benefits to macroalgae.</w:t>
      </w:r>
      <w:r w:rsidR="004F513F">
        <w:rPr>
          <w:rFonts w:ascii="Times New Roman" w:eastAsia="Times New Roman" w:hAnsi="Times New Roman" w:cs="Times New Roman"/>
        </w:rPr>
        <w:t xml:space="preserve"> </w:t>
      </w:r>
      <w:r w:rsidR="0076013F">
        <w:rPr>
          <w:rFonts w:ascii="Times New Roman" w:eastAsia="Times New Roman" w:hAnsi="Times New Roman" w:cs="Times New Roman"/>
        </w:rPr>
        <w:t xml:space="preserve">Ammonium is generally taken up by seaweeds through passive diffusion rather than active transport, which is how nitrate is integrated </w:t>
      </w:r>
      <w:r w:rsidR="000C1B01" w:rsidRPr="000C1B01">
        <w:rPr>
          <w:rFonts w:ascii="Times New Roman" w:eastAsia="Times New Roman" w:hAnsi="Times New Roman" w:cs="Times New Roman"/>
        </w:rPr>
        <w:t>(</w:t>
      </w:r>
      <w:proofErr w:type="spellStart"/>
      <w:r w:rsidR="000C1B01" w:rsidRPr="000C1B01">
        <w:rPr>
          <w:rFonts w:ascii="Times New Roman" w:eastAsia="Times New Roman" w:hAnsi="Times New Roman" w:cs="Times New Roman"/>
        </w:rPr>
        <w:t>Roleda</w:t>
      </w:r>
      <w:proofErr w:type="spellEnd"/>
      <w:r w:rsidR="000C1B01" w:rsidRPr="000C1B01">
        <w:rPr>
          <w:rFonts w:ascii="Times New Roman" w:eastAsia="Times New Roman" w:hAnsi="Times New Roman" w:cs="Times New Roman"/>
        </w:rPr>
        <w:t xml:space="preserve"> &amp; Hurd, 2019)</w:t>
      </w:r>
      <w:r w:rsidR="000C1B01">
        <w:rPr>
          <w:rFonts w:ascii="Times New Roman" w:eastAsia="Times New Roman" w:hAnsi="Times New Roman" w:cs="Times New Roman"/>
        </w:rPr>
        <w:t>.</w:t>
      </w:r>
      <w:r w:rsidR="006E5112">
        <w:rPr>
          <w:rFonts w:ascii="Times New Roman" w:eastAsia="Times New Roman" w:hAnsi="Times New Roman" w:cs="Times New Roman"/>
        </w:rPr>
        <w:t xml:space="preserve"> As ammonium is easily taken up into a seaweed compared to other nitrogen sources, efficient absorption of nutrients may be a possible cause as to why germination and growth are increased with the addition of ammonium. </w:t>
      </w:r>
      <w:r w:rsidR="006656DB">
        <w:rPr>
          <w:rFonts w:ascii="Times New Roman" w:eastAsia="Times New Roman" w:hAnsi="Times New Roman" w:cs="Times New Roman"/>
        </w:rPr>
        <w:t xml:space="preserve">As </w:t>
      </w:r>
      <w:r w:rsidR="007D0D4D">
        <w:rPr>
          <w:rFonts w:ascii="Times New Roman" w:eastAsia="Times New Roman" w:hAnsi="Times New Roman" w:cs="Times New Roman"/>
        </w:rPr>
        <w:t>lower</w:t>
      </w:r>
      <w:r w:rsidR="006656DB">
        <w:rPr>
          <w:rFonts w:ascii="Times New Roman" w:eastAsia="Times New Roman" w:hAnsi="Times New Roman" w:cs="Times New Roman"/>
        </w:rPr>
        <w:t xml:space="preserve"> additions of ammonium were not observed to increase growth of </w:t>
      </w:r>
      <w:r w:rsidR="006656DB">
        <w:rPr>
          <w:rFonts w:ascii="Times New Roman" w:eastAsia="Times New Roman" w:hAnsi="Times New Roman" w:cs="Times New Roman"/>
          <w:i/>
          <w:iCs/>
        </w:rPr>
        <w:t xml:space="preserve">F. distichus </w:t>
      </w:r>
      <w:r w:rsidR="006656DB">
        <w:rPr>
          <w:rFonts w:ascii="Times New Roman" w:eastAsia="Times New Roman" w:hAnsi="Times New Roman" w:cs="Times New Roman"/>
        </w:rPr>
        <w:t>zygotes</w:t>
      </w:r>
      <w:r w:rsidR="007D0D4D">
        <w:rPr>
          <w:rFonts w:ascii="Times New Roman" w:eastAsia="Times New Roman" w:hAnsi="Times New Roman" w:cs="Times New Roman"/>
        </w:rPr>
        <w:t xml:space="preserve">, this suggests that there may be a threshold value </w:t>
      </w:r>
      <w:r w:rsidR="00395DE2">
        <w:rPr>
          <w:rFonts w:ascii="Times New Roman" w:eastAsia="Times New Roman" w:hAnsi="Times New Roman" w:cs="Times New Roman"/>
        </w:rPr>
        <w:t xml:space="preserve">of </w:t>
      </w:r>
      <w:r w:rsidR="007D0D4D">
        <w:rPr>
          <w:rFonts w:ascii="Times New Roman" w:eastAsia="Times New Roman" w:hAnsi="Times New Roman" w:cs="Times New Roman"/>
        </w:rPr>
        <w:t xml:space="preserve">much ammonium is available before we begin to see benefits to </w:t>
      </w:r>
      <w:r w:rsidR="00395DE2">
        <w:rPr>
          <w:rFonts w:ascii="Times New Roman" w:eastAsia="Times New Roman" w:hAnsi="Times New Roman" w:cs="Times New Roman"/>
        </w:rPr>
        <w:t>early seaweed</w:t>
      </w:r>
      <w:r w:rsidR="007D0D4D">
        <w:rPr>
          <w:rFonts w:ascii="Times New Roman" w:eastAsia="Times New Roman" w:hAnsi="Times New Roman" w:cs="Times New Roman"/>
        </w:rPr>
        <w:t xml:space="preserve"> growth. </w:t>
      </w:r>
    </w:p>
    <w:p w14:paraId="0000002E" w14:textId="614D4D09" w:rsidR="00887565" w:rsidRDefault="00F505F8">
      <w:pPr>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1949B8">
        <w:rPr>
          <w:rFonts w:ascii="Times New Roman" w:eastAsia="Times New Roman" w:hAnsi="Times New Roman" w:cs="Times New Roman"/>
        </w:rPr>
        <w:t xml:space="preserve">These results suggest that increase ammonium concentrations can benefit early life stages of </w:t>
      </w:r>
      <w:r w:rsidR="001949B8">
        <w:rPr>
          <w:rFonts w:ascii="Times New Roman" w:eastAsia="Times New Roman" w:hAnsi="Times New Roman" w:cs="Times New Roman"/>
          <w:i/>
          <w:iCs/>
        </w:rPr>
        <w:t xml:space="preserve">F. distichus. </w:t>
      </w:r>
      <w:r w:rsidR="00E85FA1">
        <w:rPr>
          <w:rFonts w:ascii="Times New Roman" w:eastAsia="Times New Roman" w:hAnsi="Times New Roman" w:cs="Times New Roman"/>
        </w:rPr>
        <w:t xml:space="preserve">If so, then I predict that this bolstered early growth may allow for </w:t>
      </w:r>
      <w:r w:rsidR="00D23BB9">
        <w:rPr>
          <w:rFonts w:ascii="Times New Roman" w:eastAsia="Times New Roman" w:hAnsi="Times New Roman" w:cs="Times New Roman"/>
        </w:rPr>
        <w:t xml:space="preserve">increased success and growth of adult seaweeds. </w:t>
      </w:r>
      <w:r>
        <w:rPr>
          <w:rFonts w:ascii="Times New Roman" w:eastAsia="Times New Roman" w:hAnsi="Times New Roman" w:cs="Times New Roman"/>
        </w:rPr>
        <w:t xml:space="preserve">I </w:t>
      </w:r>
      <w:r w:rsidR="0004647D">
        <w:rPr>
          <w:rFonts w:ascii="Times New Roman" w:eastAsia="Times New Roman" w:hAnsi="Times New Roman" w:cs="Times New Roman"/>
        </w:rPr>
        <w:t>predict that biomass surveys may show that there is a</w:t>
      </w:r>
      <w:r>
        <w:rPr>
          <w:rFonts w:ascii="Times New Roman" w:eastAsia="Times New Roman" w:hAnsi="Times New Roman" w:cs="Times New Roman"/>
        </w:rPr>
        <w:t xml:space="preserve"> difference in the </w:t>
      </w:r>
      <w:r>
        <w:rPr>
          <w:rFonts w:ascii="Times New Roman" w:eastAsia="Times New Roman" w:hAnsi="Times New Roman" w:cs="Times New Roman"/>
          <w:i/>
        </w:rPr>
        <w:t>F. distichus</w:t>
      </w:r>
      <w:r>
        <w:rPr>
          <w:rFonts w:ascii="Times New Roman" w:eastAsia="Times New Roman" w:hAnsi="Times New Roman" w:cs="Times New Roman"/>
        </w:rPr>
        <w:t xml:space="preserve"> biomass at sites </w:t>
      </w:r>
      <w:r w:rsidR="007F2441">
        <w:rPr>
          <w:rFonts w:ascii="Times New Roman" w:eastAsia="Times New Roman" w:hAnsi="Times New Roman" w:cs="Times New Roman"/>
        </w:rPr>
        <w:t>relative to the</w:t>
      </w:r>
      <w:r>
        <w:rPr>
          <w:rFonts w:ascii="Times New Roman" w:eastAsia="Times New Roman" w:hAnsi="Times New Roman" w:cs="Times New Roman"/>
        </w:rPr>
        <w:t xml:space="preserve"> </w:t>
      </w:r>
      <w:r w:rsidR="007F2441">
        <w:rPr>
          <w:rFonts w:ascii="Times New Roman" w:eastAsia="Times New Roman" w:hAnsi="Times New Roman" w:cs="Times New Roman"/>
        </w:rPr>
        <w:t xml:space="preserve">concentrations </w:t>
      </w:r>
      <w:r>
        <w:rPr>
          <w:rFonts w:ascii="Times New Roman" w:eastAsia="Times New Roman" w:hAnsi="Times New Roman" w:cs="Times New Roman"/>
        </w:rPr>
        <w:t>of ammonium in the water.</w:t>
      </w:r>
      <w:r w:rsidR="007F2441">
        <w:rPr>
          <w:rFonts w:ascii="Times New Roman" w:eastAsia="Times New Roman" w:hAnsi="Times New Roman" w:cs="Times New Roman"/>
        </w:rPr>
        <w:t xml:space="preserve"> If there is more ammonium in the water at hotspot sites, then this increased ammonium can increase germination and growth of </w:t>
      </w:r>
      <w:r w:rsidR="007F2441">
        <w:rPr>
          <w:rFonts w:ascii="Times New Roman" w:eastAsia="Times New Roman" w:hAnsi="Times New Roman" w:cs="Times New Roman"/>
          <w:i/>
        </w:rPr>
        <w:t xml:space="preserve">F. distichus </w:t>
      </w:r>
      <w:r w:rsidR="007F2441">
        <w:rPr>
          <w:rFonts w:ascii="Times New Roman" w:eastAsia="Times New Roman" w:hAnsi="Times New Roman" w:cs="Times New Roman"/>
          <w:iCs/>
        </w:rPr>
        <w:t>leading to higher biomass.</w:t>
      </w:r>
      <w:r>
        <w:rPr>
          <w:rFonts w:ascii="Times New Roman" w:eastAsia="Times New Roman" w:hAnsi="Times New Roman" w:cs="Times New Roman"/>
        </w:rPr>
        <w:t xml:space="preserve"> Furthermore, </w:t>
      </w:r>
      <w:r w:rsidR="00361017">
        <w:rPr>
          <w:rFonts w:ascii="Times New Roman" w:eastAsia="Times New Roman" w:hAnsi="Times New Roman" w:cs="Times New Roman"/>
        </w:rPr>
        <w:t xml:space="preserve">I suspect there may be a difference between the abilities of </w:t>
      </w:r>
      <w:r w:rsidR="00493D51">
        <w:rPr>
          <w:rFonts w:ascii="Times New Roman" w:eastAsia="Times New Roman" w:hAnsi="Times New Roman" w:cs="Times New Roman"/>
        </w:rPr>
        <w:t xml:space="preserve">invasive </w:t>
      </w:r>
      <w:r w:rsidR="00A8600D">
        <w:rPr>
          <w:rFonts w:ascii="Times New Roman" w:eastAsia="Times New Roman" w:hAnsi="Times New Roman" w:cs="Times New Roman"/>
        </w:rPr>
        <w:t>fast-growing</w:t>
      </w:r>
      <w:r w:rsidR="00493D51">
        <w:rPr>
          <w:rFonts w:ascii="Times New Roman" w:eastAsia="Times New Roman" w:hAnsi="Times New Roman" w:cs="Times New Roman"/>
        </w:rPr>
        <w:t xml:space="preserve"> </w:t>
      </w:r>
      <w:r w:rsidR="00361017">
        <w:rPr>
          <w:rFonts w:ascii="Times New Roman" w:eastAsia="Times New Roman" w:hAnsi="Times New Roman" w:cs="Times New Roman"/>
        </w:rPr>
        <w:t xml:space="preserve">seaweeds </w:t>
      </w:r>
      <w:r w:rsidR="00493D51">
        <w:rPr>
          <w:rFonts w:ascii="Times New Roman" w:eastAsia="Times New Roman" w:hAnsi="Times New Roman" w:cs="Times New Roman"/>
        </w:rPr>
        <w:t>and native seaweeds to take up nitrogen</w:t>
      </w:r>
      <w:r w:rsidR="00A8600D">
        <w:rPr>
          <w:rFonts w:ascii="Times New Roman" w:eastAsia="Times New Roman" w:hAnsi="Times New Roman" w:cs="Times New Roman"/>
        </w:rPr>
        <w:t xml:space="preserve"> between sites with different concentrations of ammonium. I</w:t>
      </w:r>
      <w:r>
        <w:rPr>
          <w:rFonts w:ascii="Times New Roman" w:eastAsia="Times New Roman" w:hAnsi="Times New Roman" w:cs="Times New Roman"/>
        </w:rPr>
        <w:t xml:space="preserve"> would like to </w:t>
      </w:r>
      <w:r>
        <w:rPr>
          <w:rFonts w:ascii="Times New Roman" w:eastAsia="Times New Roman" w:hAnsi="Times New Roman" w:cs="Times New Roman"/>
        </w:rPr>
        <w:lastRenderedPageBreak/>
        <w:t xml:space="preserve">collect both </w:t>
      </w:r>
      <w:r>
        <w:rPr>
          <w:rFonts w:ascii="Times New Roman" w:eastAsia="Times New Roman" w:hAnsi="Times New Roman" w:cs="Times New Roman"/>
          <w:i/>
        </w:rPr>
        <w:t xml:space="preserve">S. </w:t>
      </w:r>
      <w:proofErr w:type="spellStart"/>
      <w:r>
        <w:rPr>
          <w:rFonts w:ascii="Times New Roman" w:eastAsia="Times New Roman" w:hAnsi="Times New Roman" w:cs="Times New Roman"/>
          <w:i/>
        </w:rPr>
        <w:t>muticum</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and </w:t>
      </w:r>
      <w:r>
        <w:rPr>
          <w:rFonts w:ascii="Times New Roman" w:eastAsia="Times New Roman" w:hAnsi="Times New Roman" w:cs="Times New Roman"/>
          <w:i/>
        </w:rPr>
        <w:t xml:space="preserve">F. distichus </w:t>
      </w:r>
      <w:r>
        <w:rPr>
          <w:rFonts w:ascii="Times New Roman" w:eastAsia="Times New Roman" w:hAnsi="Times New Roman" w:cs="Times New Roman"/>
        </w:rPr>
        <w:t xml:space="preserve">from a low ammonium site and a high ammonium site and see if there is variation in the percent nitrogen taken up between the species and the different sites. This may be limited to the presence of </w:t>
      </w:r>
      <w:r>
        <w:rPr>
          <w:rFonts w:ascii="Times New Roman" w:eastAsia="Times New Roman" w:hAnsi="Times New Roman" w:cs="Times New Roman"/>
          <w:i/>
        </w:rPr>
        <w:t>S.</w:t>
      </w:r>
      <w:ins w:id="12" w:author="Isabelle Cote" w:date="2022-04-20T16:43:00Z">
        <w:r w:rsidR="00F569E9">
          <w:rPr>
            <w:rFonts w:ascii="Times New Roman" w:eastAsia="Times New Roman" w:hAnsi="Times New Roman" w:cs="Times New Roman"/>
            <w:i/>
          </w:rPr>
          <w:t xml:space="preserve"> </w:t>
        </w:r>
      </w:ins>
      <w:proofErr w:type="spellStart"/>
      <w:r>
        <w:rPr>
          <w:rFonts w:ascii="Times New Roman" w:eastAsia="Times New Roman" w:hAnsi="Times New Roman" w:cs="Times New Roman"/>
          <w:i/>
        </w:rPr>
        <w:t>muticum</w:t>
      </w:r>
      <w:proofErr w:type="spellEnd"/>
      <w:r>
        <w:rPr>
          <w:rFonts w:ascii="Times New Roman" w:eastAsia="Times New Roman" w:hAnsi="Times New Roman" w:cs="Times New Roman"/>
        </w:rPr>
        <w:t xml:space="preserve"> at these sites, as it is not as prevalent in Indian Arm as </w:t>
      </w:r>
      <w:r>
        <w:rPr>
          <w:rFonts w:ascii="Times New Roman" w:eastAsia="Times New Roman" w:hAnsi="Times New Roman" w:cs="Times New Roman"/>
          <w:i/>
        </w:rPr>
        <w:t xml:space="preserve">F. distichus </w:t>
      </w:r>
      <w:r>
        <w:rPr>
          <w:rFonts w:ascii="Times New Roman" w:eastAsia="Times New Roman" w:hAnsi="Times New Roman" w:cs="Times New Roman"/>
        </w:rPr>
        <w:t xml:space="preserve">is (which is a good thing). </w:t>
      </w:r>
    </w:p>
    <w:p w14:paraId="0000002F" w14:textId="547E73FF" w:rsidR="00887565" w:rsidRDefault="00F505F8">
      <w:pPr>
        <w:spacing w:line="480" w:lineRule="auto"/>
        <w:jc w:val="both"/>
        <w:rPr>
          <w:ins w:id="13" w:author="Kiara Kattler" w:date="2022-04-24T11:14:00Z"/>
          <w:rFonts w:ascii="Times New Roman" w:eastAsia="Times New Roman" w:hAnsi="Times New Roman" w:cs="Times New Roman"/>
        </w:rPr>
      </w:pPr>
      <w:r>
        <w:rPr>
          <w:rFonts w:ascii="Times New Roman" w:eastAsia="Times New Roman" w:hAnsi="Times New Roman" w:cs="Times New Roman"/>
        </w:rPr>
        <w:tab/>
        <w:t xml:space="preserve">This study demonstrates the need to further understand the spatial variability in ammonium concentrations in </w:t>
      </w:r>
      <w:r w:rsidR="00F569E9">
        <w:rPr>
          <w:rFonts w:ascii="Times New Roman" w:eastAsia="Times New Roman" w:hAnsi="Times New Roman" w:cs="Times New Roman"/>
        </w:rPr>
        <w:t>sea</w:t>
      </w:r>
      <w:r>
        <w:rPr>
          <w:rFonts w:ascii="Times New Roman" w:eastAsia="Times New Roman" w:hAnsi="Times New Roman" w:cs="Times New Roman"/>
        </w:rPr>
        <w:t xml:space="preserve">scapes as it can influence the early growth of </w:t>
      </w:r>
      <w:r w:rsidR="00F569E9">
        <w:rPr>
          <w:rFonts w:ascii="Times New Roman" w:eastAsia="Times New Roman" w:hAnsi="Times New Roman" w:cs="Times New Roman"/>
        </w:rPr>
        <w:t>algae, with potential repercussions for their distribution and abundance.</w:t>
      </w:r>
      <w:r w:rsidR="0019629C">
        <w:rPr>
          <w:rFonts w:ascii="Times New Roman" w:eastAsia="Times New Roman" w:hAnsi="Times New Roman" w:cs="Times New Roman"/>
        </w:rPr>
        <w:t xml:space="preserve"> </w:t>
      </w:r>
      <w:r w:rsidR="00BD6ABA">
        <w:rPr>
          <w:rFonts w:ascii="Times New Roman" w:eastAsia="Times New Roman" w:hAnsi="Times New Roman" w:cs="Times New Roman"/>
        </w:rPr>
        <w:t>Previous studies have demonstrated that more ammonium, and nitrogen in general, can lead to increased growth of adult seaweeds, but this study demonstrates how ammonium additions can also aid growth at the early life stages.</w:t>
      </w:r>
      <w:r w:rsidR="00F569E9">
        <w:rPr>
          <w:rFonts w:ascii="Times New Roman" w:eastAsia="Times New Roman" w:hAnsi="Times New Roman" w:cs="Times New Roman"/>
        </w:rPr>
        <w:t xml:space="preserve"> </w:t>
      </w:r>
      <w:r>
        <w:rPr>
          <w:rFonts w:ascii="Times New Roman" w:eastAsia="Times New Roman" w:hAnsi="Times New Roman" w:cs="Times New Roman"/>
        </w:rPr>
        <w:t>I also highlighted the importance of organisms such as sea cucumbers, as they play an important role in providing nutrients that can bolster early seaweed growth</w:t>
      </w:r>
      <w:r w:rsidR="006C0628">
        <w:rPr>
          <w:rFonts w:ascii="Times New Roman" w:eastAsia="Times New Roman" w:hAnsi="Times New Roman" w:cs="Times New Roman"/>
        </w:rPr>
        <w:t>.</w:t>
      </w:r>
      <w:r w:rsidR="00C4088E">
        <w:rPr>
          <w:rFonts w:ascii="Times New Roman" w:eastAsia="Times New Roman" w:hAnsi="Times New Roman" w:cs="Times New Roman"/>
        </w:rPr>
        <w:t xml:space="preserve"> </w:t>
      </w:r>
      <w:r w:rsidR="009B0717">
        <w:rPr>
          <w:rFonts w:ascii="Times New Roman" w:eastAsia="Times New Roman" w:hAnsi="Times New Roman" w:cs="Times New Roman"/>
        </w:rPr>
        <w:t>This reiterates the importance of maintain</w:t>
      </w:r>
      <w:r w:rsidR="00D11B29">
        <w:rPr>
          <w:rFonts w:ascii="Times New Roman" w:eastAsia="Times New Roman" w:hAnsi="Times New Roman" w:cs="Times New Roman"/>
        </w:rPr>
        <w:t>ing</w:t>
      </w:r>
      <w:r w:rsidR="009B0717">
        <w:rPr>
          <w:rFonts w:ascii="Times New Roman" w:eastAsia="Times New Roman" w:hAnsi="Times New Roman" w:cs="Times New Roman"/>
        </w:rPr>
        <w:t xml:space="preserve"> animal biomass to preserve nutrient provisioning </w:t>
      </w:r>
      <w:r w:rsidR="00D11B29">
        <w:rPr>
          <w:rFonts w:ascii="Times New Roman" w:eastAsia="Times New Roman" w:hAnsi="Times New Roman" w:cs="Times New Roman"/>
        </w:rPr>
        <w:t>for primary producers and to maintain healthy, functioning marine ecosystems.</w:t>
      </w:r>
    </w:p>
    <w:p w14:paraId="2E823823" w14:textId="0FE648BE" w:rsidR="00C8239A" w:rsidRDefault="00C8239A">
      <w:pPr>
        <w:spacing w:line="480" w:lineRule="auto"/>
        <w:jc w:val="both"/>
        <w:rPr>
          <w:ins w:id="14" w:author="Kiara Kattler" w:date="2022-04-24T10:49:00Z"/>
          <w:rFonts w:ascii="Times New Roman" w:eastAsia="Times New Roman" w:hAnsi="Times New Roman" w:cs="Times New Roman"/>
        </w:rPr>
      </w:pPr>
    </w:p>
    <w:p w14:paraId="78A2BEFF" w14:textId="20D4FE92" w:rsidR="00D343CD" w:rsidRDefault="009877D2">
      <w:pPr>
        <w:spacing w:line="480" w:lineRule="auto"/>
        <w:jc w:val="both"/>
        <w:rPr>
          <w:rFonts w:ascii="Times New Roman" w:eastAsia="Times New Roman" w:hAnsi="Times New Roman" w:cs="Times New Roman"/>
        </w:rPr>
      </w:pPr>
      <w:ins w:id="15" w:author="Kiara Kattler" w:date="2022-04-24T10:58:00Z">
        <w:r>
          <w:rPr>
            <w:rFonts w:ascii="Times New Roman" w:eastAsia="Times New Roman" w:hAnsi="Times New Roman" w:cs="Times New Roman"/>
            <w:noProof/>
          </w:rPr>
          <w:lastRenderedPageBreak/>
          <w:drawing>
            <wp:inline distT="0" distB="0" distL="0" distR="0" wp14:anchorId="526101AB" wp14:editId="10251E67">
              <wp:extent cx="3680749" cy="5553696"/>
              <wp:effectExtent l="0" t="0" r="254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10928" cy="5599231"/>
                      </a:xfrm>
                      <a:prstGeom prst="rect">
                        <a:avLst/>
                      </a:prstGeom>
                    </pic:spPr>
                  </pic:pic>
                </a:graphicData>
              </a:graphic>
            </wp:inline>
          </w:drawing>
        </w:r>
      </w:ins>
    </w:p>
    <w:p w14:paraId="5F49F81A" w14:textId="77777777" w:rsidR="00925E9B" w:rsidRDefault="00B80461">
      <w:pPr>
        <w:spacing w:line="480" w:lineRule="auto"/>
        <w:jc w:val="both"/>
        <w:rPr>
          <w:ins w:id="16" w:author="Kiara Kattler" w:date="2022-04-24T11:04:00Z"/>
          <w:rFonts w:ascii="Times New Roman" w:eastAsia="Times New Roman" w:hAnsi="Times New Roman" w:cs="Times New Roman"/>
        </w:rPr>
      </w:pPr>
      <w:r>
        <w:rPr>
          <w:rFonts w:ascii="Times New Roman" w:eastAsia="Times New Roman" w:hAnsi="Times New Roman" w:cs="Times New Roman"/>
        </w:rPr>
        <w:t>Figure 1. Sites of surface water samples in Indian Arm</w:t>
      </w:r>
      <w:r w:rsidR="00387D72">
        <w:rPr>
          <w:rFonts w:ascii="Times New Roman" w:eastAsia="Times New Roman" w:hAnsi="Times New Roman" w:cs="Times New Roman"/>
        </w:rPr>
        <w:t>, British Columbia</w:t>
      </w:r>
      <w:r>
        <w:rPr>
          <w:rFonts w:ascii="Times New Roman" w:eastAsia="Times New Roman" w:hAnsi="Times New Roman" w:cs="Times New Roman"/>
        </w:rPr>
        <w:t>.</w:t>
      </w:r>
      <w:ins w:id="17" w:author="Kiara Kattler" w:date="2022-04-24T11:04:00Z">
        <w:r w:rsidR="00925E9B" w:rsidRPr="00925E9B">
          <w:rPr>
            <w:rFonts w:ascii="Times New Roman" w:eastAsia="Times New Roman" w:hAnsi="Times New Roman" w:cs="Times New Roman"/>
          </w:rPr>
          <w:t xml:space="preserve"> </w:t>
        </w:r>
      </w:ins>
    </w:p>
    <w:p w14:paraId="626AD4EA" w14:textId="77777777" w:rsidR="00925E9B" w:rsidRDefault="00925E9B">
      <w:pPr>
        <w:spacing w:line="480" w:lineRule="auto"/>
        <w:jc w:val="both"/>
        <w:rPr>
          <w:ins w:id="18" w:author="Kiara Kattler" w:date="2022-04-24T11:04:00Z"/>
          <w:rFonts w:ascii="Times New Roman" w:eastAsia="Times New Roman" w:hAnsi="Times New Roman" w:cs="Times New Roman"/>
        </w:rPr>
      </w:pPr>
    </w:p>
    <w:p w14:paraId="7930E82C" w14:textId="3776F332" w:rsidR="00B80461" w:rsidRDefault="00925E9B">
      <w:pPr>
        <w:spacing w:line="480" w:lineRule="auto"/>
        <w:jc w:val="both"/>
        <w:rPr>
          <w:rFonts w:ascii="Times New Roman" w:eastAsia="Times New Roman" w:hAnsi="Times New Roman" w:cs="Times New Roman"/>
        </w:rPr>
      </w:pPr>
      <w:r w:rsidRPr="00F371AA">
        <w:rPr>
          <w:rFonts w:ascii="Times New Roman" w:eastAsia="Times New Roman" w:hAnsi="Times New Roman" w:cs="Times New Roman"/>
          <w:noProof/>
        </w:rPr>
        <w:lastRenderedPageBreak/>
        <w:drawing>
          <wp:inline distT="0" distB="0" distL="0" distR="0" wp14:anchorId="5D70C82F" wp14:editId="1DA5C4EF">
            <wp:extent cx="5229225" cy="3409950"/>
            <wp:effectExtent l="0" t="0" r="0" b="0"/>
            <wp:docPr id="3" name="Google Shape;309;p36"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09" name="Google Shape;309;p36" descr="Map&#10;&#10;Description automatically generated"/>
                    <pic:cNvPicPr preferRelativeResize="0"/>
                  </pic:nvPicPr>
                  <pic:blipFill rotWithShape="1">
                    <a:blip r:embed="rId7">
                      <a:alphaModFix/>
                    </a:blip>
                    <a:srcRect/>
                    <a:stretch/>
                  </pic:blipFill>
                  <pic:spPr>
                    <a:xfrm>
                      <a:off x="0" y="0"/>
                      <a:ext cx="5229225" cy="3409950"/>
                    </a:xfrm>
                    <a:prstGeom prst="rect">
                      <a:avLst/>
                    </a:prstGeom>
                    <a:noFill/>
                    <a:ln>
                      <a:noFill/>
                    </a:ln>
                  </pic:spPr>
                </pic:pic>
              </a:graphicData>
            </a:graphic>
          </wp:inline>
        </w:drawing>
      </w:r>
    </w:p>
    <w:p w14:paraId="695C8500" w14:textId="3B682354" w:rsidR="00925E9B" w:rsidRDefault="00925E9B">
      <w:pPr>
        <w:spacing w:line="480" w:lineRule="auto"/>
        <w:jc w:val="both"/>
        <w:rPr>
          <w:rFonts w:ascii="Times New Roman" w:eastAsia="Times New Roman" w:hAnsi="Times New Roman" w:cs="Times New Roman"/>
        </w:rPr>
      </w:pPr>
      <w:r>
        <w:rPr>
          <w:rFonts w:ascii="Times New Roman" w:eastAsia="Times New Roman" w:hAnsi="Times New Roman" w:cs="Times New Roman"/>
        </w:rPr>
        <w:t>Figure 2. Ammonium concentrations at 6 m depth in Indian Arm, British Columbia.</w:t>
      </w:r>
    </w:p>
    <w:p w14:paraId="65879879" w14:textId="0C4380CF" w:rsidR="00925E9B" w:rsidRDefault="004E1E59">
      <w:pPr>
        <w:spacing w:line="480" w:lineRule="auto"/>
        <w:jc w:val="both"/>
        <w:rPr>
          <w:rFonts w:ascii="Times New Roman" w:eastAsia="Times New Roman" w:hAnsi="Times New Roman" w:cs="Times New Roman"/>
        </w:rPr>
      </w:pPr>
      <w:r w:rsidRPr="00F371AA">
        <w:rPr>
          <w:rFonts w:ascii="Times New Roman" w:eastAsia="Times New Roman" w:hAnsi="Times New Roman" w:cs="Times New Roman"/>
          <w:noProof/>
        </w:rPr>
        <w:drawing>
          <wp:inline distT="0" distB="0" distL="0" distR="0" wp14:anchorId="6F305CFF" wp14:editId="1A79AFBB">
            <wp:extent cx="5276850" cy="3457575"/>
            <wp:effectExtent l="0" t="0" r="0" b="0"/>
            <wp:docPr id="4" name="Google Shape;350;p40"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50" name="Google Shape;350;p40" descr="Map&#10;&#10;Description automatically generated"/>
                    <pic:cNvPicPr preferRelativeResize="0"/>
                  </pic:nvPicPr>
                  <pic:blipFill rotWithShape="1">
                    <a:blip r:embed="rId8">
                      <a:alphaModFix/>
                    </a:blip>
                    <a:srcRect/>
                    <a:stretch/>
                  </pic:blipFill>
                  <pic:spPr>
                    <a:xfrm>
                      <a:off x="0" y="0"/>
                      <a:ext cx="5276850" cy="3457575"/>
                    </a:xfrm>
                    <a:prstGeom prst="rect">
                      <a:avLst/>
                    </a:prstGeom>
                    <a:noFill/>
                    <a:ln>
                      <a:noFill/>
                    </a:ln>
                  </pic:spPr>
                </pic:pic>
              </a:graphicData>
            </a:graphic>
          </wp:inline>
        </w:drawing>
      </w:r>
    </w:p>
    <w:p w14:paraId="3C2B336B" w14:textId="38447D99" w:rsidR="004E1E59" w:rsidRDefault="004E1E59">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Figure 3. </w:t>
      </w:r>
      <w:r w:rsidR="00C42B87">
        <w:rPr>
          <w:rFonts w:ascii="Times New Roman" w:eastAsia="Times New Roman" w:hAnsi="Times New Roman" w:cs="Times New Roman"/>
        </w:rPr>
        <w:t>The number of s</w:t>
      </w:r>
      <w:r>
        <w:rPr>
          <w:rFonts w:ascii="Times New Roman" w:eastAsia="Times New Roman" w:hAnsi="Times New Roman" w:cs="Times New Roman"/>
        </w:rPr>
        <w:t>ea cucumber</w:t>
      </w:r>
      <w:r w:rsidR="00C42B87">
        <w:rPr>
          <w:rFonts w:ascii="Times New Roman" w:eastAsia="Times New Roman" w:hAnsi="Times New Roman" w:cs="Times New Roman"/>
        </w:rPr>
        <w:t>s present from</w:t>
      </w:r>
      <w:r>
        <w:rPr>
          <w:rFonts w:ascii="Times New Roman" w:eastAsia="Times New Roman" w:hAnsi="Times New Roman" w:cs="Times New Roman"/>
        </w:rPr>
        <w:t xml:space="preserve"> surveys throughout Indian Arm.</w:t>
      </w:r>
    </w:p>
    <w:p w14:paraId="3AA10C5C" w14:textId="716D3D22" w:rsidR="009E7DDF" w:rsidRDefault="00194467">
      <w:pPr>
        <w:spacing w:line="480" w:lineRule="auto"/>
        <w:jc w:val="both"/>
        <w:rPr>
          <w:ins w:id="19" w:author="Kiara Kattler" w:date="2022-04-25T08:38:00Z"/>
          <w:rFonts w:ascii="Times New Roman" w:eastAsia="Times New Roman" w:hAnsi="Times New Roman" w:cs="Times New Roman"/>
        </w:rPr>
      </w:pPr>
      <w:r w:rsidRPr="00194467">
        <w:rPr>
          <w:rFonts w:ascii="Times New Roman" w:eastAsia="Times New Roman" w:hAnsi="Times New Roman" w:cs="Times New Roman"/>
          <w:noProof/>
        </w:rPr>
        <w:lastRenderedPageBreak/>
        <w:drawing>
          <wp:inline distT="0" distB="0" distL="0" distR="0" wp14:anchorId="28696CCE" wp14:editId="48A6822F">
            <wp:extent cx="4476750" cy="3105150"/>
            <wp:effectExtent l="0" t="0" r="0" b="0"/>
            <wp:docPr id="371" name="Google Shape;371;p42"/>
            <wp:cNvGraphicFramePr/>
            <a:graphic xmlns:a="http://schemas.openxmlformats.org/drawingml/2006/main">
              <a:graphicData uri="http://schemas.openxmlformats.org/drawingml/2006/picture">
                <pic:pic xmlns:pic="http://schemas.openxmlformats.org/drawingml/2006/picture">
                  <pic:nvPicPr>
                    <pic:cNvPr id="371" name="Google Shape;371;p42"/>
                    <pic:cNvPicPr preferRelativeResize="0"/>
                  </pic:nvPicPr>
                  <pic:blipFill rotWithShape="1">
                    <a:blip r:embed="rId9">
                      <a:alphaModFix/>
                    </a:blip>
                    <a:srcRect/>
                    <a:stretch/>
                  </pic:blipFill>
                  <pic:spPr>
                    <a:xfrm>
                      <a:off x="0" y="0"/>
                      <a:ext cx="4476750" cy="3105150"/>
                    </a:xfrm>
                    <a:prstGeom prst="rect">
                      <a:avLst/>
                    </a:prstGeom>
                    <a:noFill/>
                    <a:ln>
                      <a:noFill/>
                    </a:ln>
                  </pic:spPr>
                </pic:pic>
              </a:graphicData>
            </a:graphic>
          </wp:inline>
        </w:drawing>
      </w:r>
    </w:p>
    <w:p w14:paraId="018AF21C" w14:textId="41568CE2" w:rsidR="00194467" w:rsidRDefault="00194467" w:rsidP="009E7DDF">
      <w:pPr>
        <w:rPr>
          <w:ins w:id="20" w:author="Kiara Kattler" w:date="2022-04-25T08:37:00Z"/>
          <w:rFonts w:ascii="Times New Roman" w:eastAsia="Times New Roman" w:hAnsi="Times New Roman" w:cs="Times New Roman"/>
        </w:rPr>
      </w:pPr>
      <w:r>
        <w:rPr>
          <w:rFonts w:ascii="Times New Roman" w:eastAsia="Times New Roman" w:hAnsi="Times New Roman" w:cs="Times New Roman"/>
        </w:rPr>
        <w:t xml:space="preserve">Figure 4. The relationship between sea cucumber number and the ammonium concentration measured at a site in </w:t>
      </w:r>
      <w:r w:rsidR="00A30E20">
        <w:rPr>
          <w:rFonts w:ascii="Times New Roman" w:eastAsia="Times New Roman" w:hAnsi="Times New Roman" w:cs="Times New Roman"/>
        </w:rPr>
        <w:t>µ</w:t>
      </w:r>
      <w:r>
        <w:rPr>
          <w:rFonts w:ascii="Times New Roman" w:eastAsia="Times New Roman" w:hAnsi="Times New Roman" w:cs="Times New Roman"/>
        </w:rPr>
        <w:t>mol/L</w:t>
      </w:r>
      <w:r w:rsidR="00DD1182">
        <w:rPr>
          <w:rFonts w:ascii="Times New Roman" w:eastAsia="Times New Roman" w:hAnsi="Times New Roman" w:cs="Times New Roman"/>
        </w:rPr>
        <w:t>.</w:t>
      </w:r>
    </w:p>
    <w:p w14:paraId="44D59203" w14:textId="77777777" w:rsidR="009E7DDF" w:rsidRDefault="009E7DDF" w:rsidP="00BD3A7C">
      <w:pPr>
        <w:rPr>
          <w:rFonts w:ascii="Times New Roman" w:eastAsia="Times New Roman" w:hAnsi="Times New Roman" w:cs="Times New Roman"/>
        </w:rPr>
      </w:pPr>
    </w:p>
    <w:p w14:paraId="1D4D8836" w14:textId="596EF6AA" w:rsidR="00B64960" w:rsidRDefault="00B64960">
      <w:pPr>
        <w:spacing w:line="480" w:lineRule="auto"/>
        <w:jc w:val="both"/>
        <w:rPr>
          <w:rFonts w:ascii="Times New Roman" w:eastAsia="Times New Roman" w:hAnsi="Times New Roman" w:cs="Times New Roman"/>
        </w:rPr>
      </w:pPr>
      <w:r w:rsidRPr="00B64960">
        <w:rPr>
          <w:rFonts w:ascii="Times New Roman" w:eastAsia="Times New Roman" w:hAnsi="Times New Roman" w:cs="Times New Roman"/>
          <w:noProof/>
        </w:rPr>
        <w:drawing>
          <wp:inline distT="0" distB="0" distL="0" distR="0" wp14:anchorId="29D26DE7" wp14:editId="08CF134F">
            <wp:extent cx="4344828" cy="3812400"/>
            <wp:effectExtent l="0" t="0" r="0" b="0"/>
            <wp:docPr id="553" name="Google Shape;553;p57"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53" name="Google Shape;553;p57" descr="Chart, box and whisker chart&#10;&#10;Description automatically generated"/>
                    <pic:cNvPicPr preferRelativeResize="0"/>
                  </pic:nvPicPr>
                  <pic:blipFill rotWithShape="1">
                    <a:blip r:embed="rId10">
                      <a:alphaModFix/>
                    </a:blip>
                    <a:srcRect/>
                    <a:stretch/>
                  </pic:blipFill>
                  <pic:spPr>
                    <a:xfrm>
                      <a:off x="0" y="0"/>
                      <a:ext cx="4344828" cy="3812400"/>
                    </a:xfrm>
                    <a:prstGeom prst="rect">
                      <a:avLst/>
                    </a:prstGeom>
                    <a:noFill/>
                    <a:ln>
                      <a:noFill/>
                    </a:ln>
                  </pic:spPr>
                </pic:pic>
              </a:graphicData>
            </a:graphic>
          </wp:inline>
        </w:drawing>
      </w:r>
    </w:p>
    <w:p w14:paraId="10F9AC94" w14:textId="6D3D0C5B" w:rsidR="003E6A1B" w:rsidRDefault="003E6A1B" w:rsidP="009E7DDF">
      <w:pPr>
        <w:rPr>
          <w:ins w:id="21" w:author="Kiara Kattler" w:date="2022-04-25T08:38:00Z"/>
          <w:rFonts w:ascii="Times New Roman" w:eastAsia="Times New Roman" w:hAnsi="Times New Roman" w:cs="Times New Roman"/>
        </w:rPr>
      </w:pPr>
      <w:r>
        <w:rPr>
          <w:rFonts w:ascii="Times New Roman" w:eastAsia="Times New Roman" w:hAnsi="Times New Roman" w:cs="Times New Roman"/>
        </w:rPr>
        <w:t xml:space="preserve">Figure </w:t>
      </w:r>
      <w:r w:rsidR="00590ACB">
        <w:rPr>
          <w:rFonts w:ascii="Times New Roman" w:eastAsia="Times New Roman" w:hAnsi="Times New Roman" w:cs="Times New Roman"/>
        </w:rPr>
        <w:t>5</w:t>
      </w:r>
      <w:r>
        <w:rPr>
          <w:rFonts w:ascii="Times New Roman" w:eastAsia="Times New Roman" w:hAnsi="Times New Roman" w:cs="Times New Roman"/>
        </w:rPr>
        <w:t>.</w:t>
      </w:r>
      <w:r w:rsidR="00590ACB">
        <w:rPr>
          <w:rFonts w:ascii="Times New Roman" w:eastAsia="Times New Roman" w:hAnsi="Times New Roman" w:cs="Times New Roman"/>
        </w:rPr>
        <w:t xml:space="preserve"> The probability of germination of </w:t>
      </w:r>
      <w:r w:rsidR="00590ACB">
        <w:rPr>
          <w:rFonts w:ascii="Times New Roman" w:eastAsia="Times New Roman" w:hAnsi="Times New Roman" w:cs="Times New Roman"/>
          <w:i/>
          <w:iCs/>
        </w:rPr>
        <w:t xml:space="preserve">Fucus distichus </w:t>
      </w:r>
      <w:r w:rsidR="00590ACB">
        <w:rPr>
          <w:rFonts w:ascii="Times New Roman" w:eastAsia="Times New Roman" w:hAnsi="Times New Roman" w:cs="Times New Roman"/>
        </w:rPr>
        <w:t>zygotes</w:t>
      </w:r>
      <w:r w:rsidR="0051086C">
        <w:rPr>
          <w:rFonts w:ascii="Times New Roman" w:eastAsia="Times New Roman" w:hAnsi="Times New Roman" w:cs="Times New Roman"/>
        </w:rPr>
        <w:t xml:space="preserve"> in control, low, and high ammonium seawater treatments</w:t>
      </w:r>
      <w:r w:rsidR="006F5D03">
        <w:rPr>
          <w:rFonts w:ascii="Times New Roman" w:eastAsia="Times New Roman" w:hAnsi="Times New Roman" w:cs="Times New Roman"/>
        </w:rPr>
        <w:t xml:space="preserve"> after 5 days of being in a growth chamber</w:t>
      </w:r>
      <w:r w:rsidR="0051086C">
        <w:rPr>
          <w:rFonts w:ascii="Times New Roman" w:eastAsia="Times New Roman" w:hAnsi="Times New Roman" w:cs="Times New Roman"/>
        </w:rPr>
        <w:t>.</w:t>
      </w:r>
    </w:p>
    <w:p w14:paraId="3A1AF9B6" w14:textId="77777777" w:rsidR="009E7DDF" w:rsidRDefault="009E7DDF" w:rsidP="006F5D03">
      <w:pPr>
        <w:rPr>
          <w:rFonts w:ascii="Times New Roman" w:eastAsia="Times New Roman" w:hAnsi="Times New Roman" w:cs="Times New Roman"/>
        </w:rPr>
      </w:pPr>
    </w:p>
    <w:p w14:paraId="58CDD36D" w14:textId="4434C964" w:rsidR="00B64960" w:rsidRDefault="00B64960">
      <w:pPr>
        <w:spacing w:line="480" w:lineRule="auto"/>
        <w:jc w:val="both"/>
        <w:rPr>
          <w:rFonts w:ascii="Times New Roman" w:eastAsia="Times New Roman" w:hAnsi="Times New Roman" w:cs="Times New Roman"/>
        </w:rPr>
      </w:pPr>
      <w:r w:rsidRPr="00B64960">
        <w:rPr>
          <w:rFonts w:ascii="Times New Roman" w:eastAsia="Times New Roman" w:hAnsi="Times New Roman" w:cs="Times New Roman"/>
          <w:noProof/>
        </w:rPr>
        <w:drawing>
          <wp:inline distT="0" distB="0" distL="0" distR="0" wp14:anchorId="381ED327" wp14:editId="11974022">
            <wp:extent cx="4754035" cy="3654347"/>
            <wp:effectExtent l="0" t="0" r="0" b="3810"/>
            <wp:docPr id="566" name="Google Shape;566;p5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66" name="Google Shape;566;p58" descr="Chart, box and whisker chart&#10;&#10;Description automatically generated"/>
                    <pic:cNvPicPr preferRelativeResize="0"/>
                  </pic:nvPicPr>
                  <pic:blipFill rotWithShape="1">
                    <a:blip r:embed="rId11">
                      <a:alphaModFix/>
                    </a:blip>
                    <a:srcRect/>
                    <a:stretch/>
                  </pic:blipFill>
                  <pic:spPr>
                    <a:xfrm>
                      <a:off x="0" y="0"/>
                      <a:ext cx="4754035" cy="3654347"/>
                    </a:xfrm>
                    <a:prstGeom prst="rect">
                      <a:avLst/>
                    </a:prstGeom>
                    <a:noFill/>
                    <a:ln>
                      <a:noFill/>
                    </a:ln>
                  </pic:spPr>
                </pic:pic>
              </a:graphicData>
            </a:graphic>
          </wp:inline>
        </w:drawing>
      </w:r>
    </w:p>
    <w:p w14:paraId="0B490750" w14:textId="4E571292" w:rsidR="00B64960" w:rsidRPr="006F5D03" w:rsidRDefault="006F5D03" w:rsidP="006F5D03">
      <w:pPr>
        <w:rPr>
          <w:rFonts w:ascii="Times New Roman" w:eastAsia="Times New Roman" w:hAnsi="Times New Roman" w:cs="Times New Roman"/>
        </w:rPr>
      </w:pPr>
      <w:r>
        <w:rPr>
          <w:rFonts w:ascii="Times New Roman" w:eastAsia="Times New Roman" w:hAnsi="Times New Roman" w:cs="Times New Roman"/>
        </w:rPr>
        <w:t xml:space="preserve">Figure 6. The length of </w:t>
      </w:r>
      <w:r>
        <w:rPr>
          <w:rFonts w:ascii="Times New Roman" w:eastAsia="Times New Roman" w:hAnsi="Times New Roman" w:cs="Times New Roman"/>
          <w:i/>
          <w:iCs/>
        </w:rPr>
        <w:t xml:space="preserve">Fucus distichus </w:t>
      </w:r>
      <w:r>
        <w:rPr>
          <w:rFonts w:ascii="Times New Roman" w:eastAsia="Times New Roman" w:hAnsi="Times New Roman" w:cs="Times New Roman"/>
        </w:rPr>
        <w:t>zygotes after 5 days of growth in control, low, and high ammonium seawater treatments.</w:t>
      </w:r>
    </w:p>
    <w:p w14:paraId="5620DFA4" w14:textId="570CDD6D" w:rsidR="00F371AA" w:rsidRDefault="00F371AA">
      <w:pPr>
        <w:spacing w:line="480" w:lineRule="auto"/>
        <w:jc w:val="both"/>
        <w:rPr>
          <w:rFonts w:ascii="Times New Roman" w:eastAsia="Times New Roman" w:hAnsi="Times New Roman" w:cs="Times New Roman"/>
        </w:rPr>
      </w:pPr>
    </w:p>
    <w:p w14:paraId="39ADB8B1" w14:textId="72B3D6EA" w:rsidR="00F371AA" w:rsidRDefault="00F371AA">
      <w:pPr>
        <w:spacing w:line="480" w:lineRule="auto"/>
        <w:jc w:val="both"/>
        <w:rPr>
          <w:rFonts w:ascii="Times New Roman" w:eastAsia="Times New Roman" w:hAnsi="Times New Roman" w:cs="Times New Roman"/>
        </w:rPr>
      </w:pPr>
    </w:p>
    <w:p w14:paraId="000000AF" w14:textId="2852E0B5" w:rsidR="00887565" w:rsidRPr="0076455A" w:rsidRDefault="00F505F8" w:rsidP="0076455A">
      <w:pPr>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ab/>
      </w:r>
    </w:p>
    <w:p w14:paraId="680DF0AD" w14:textId="77777777" w:rsidR="006F049D" w:rsidRDefault="006F049D">
      <w:pPr>
        <w:rPr>
          <w:ins w:id="22" w:author="Kiara Kattler" w:date="2022-04-29T14:19:00Z"/>
          <w:rFonts w:ascii="Times New Roman" w:eastAsia="Times New Roman" w:hAnsi="Times New Roman" w:cs="Times New Roman"/>
          <w:highlight w:val="white"/>
        </w:rPr>
      </w:pPr>
      <w:ins w:id="23" w:author="Kiara Kattler" w:date="2022-04-29T14:19:00Z">
        <w:r>
          <w:rPr>
            <w:rFonts w:ascii="Times New Roman" w:eastAsia="Times New Roman" w:hAnsi="Times New Roman" w:cs="Times New Roman"/>
            <w:highlight w:val="white"/>
          </w:rPr>
          <w:br w:type="page"/>
        </w:r>
      </w:ins>
    </w:p>
    <w:p w14:paraId="000000B0" w14:textId="1DB5F1E7" w:rsidR="00887565" w:rsidRDefault="00F505F8" w:rsidP="0076455A">
      <w:pPr>
        <w:spacing w:line="48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References</w:t>
      </w:r>
    </w:p>
    <w:p w14:paraId="41CC9866" w14:textId="437054D0" w:rsidR="00143C9B" w:rsidRPr="00D933F1" w:rsidRDefault="00143C9B" w:rsidP="00410962">
      <w:pPr>
        <w:spacing w:line="480" w:lineRule="auto"/>
        <w:ind w:left="993" w:hanging="993"/>
        <w:rPr>
          <w:rFonts w:ascii="Times New Roman" w:eastAsia="Times New Roman" w:hAnsi="Times New Roman" w:cs="Times New Roman"/>
          <w:color w:val="000000" w:themeColor="text1"/>
          <w:highlight w:val="white"/>
        </w:rPr>
      </w:pPr>
      <w:r>
        <w:rPr>
          <w:rFonts w:ascii="Times New Roman" w:eastAsia="Times New Roman" w:hAnsi="Times New Roman" w:cs="Times New Roman"/>
          <w:highlight w:val="white"/>
        </w:rPr>
        <w:t xml:space="preserve">Aquilino, K. M., </w:t>
      </w:r>
      <w:r w:rsidRPr="00D933F1">
        <w:rPr>
          <w:rFonts w:ascii="Times New Roman" w:eastAsia="Times New Roman" w:hAnsi="Times New Roman" w:cs="Times New Roman"/>
          <w:color w:val="000000" w:themeColor="text1"/>
          <w:highlight w:val="white"/>
        </w:rPr>
        <w:t xml:space="preserve">Bracken, M. E. S., Faubel, M. N., &amp; Stachowicz, J. J. (2009). Local-scale nutrient regeneration facilitates seaweed growth on wave-exposed rocky shores in an upwelling system. </w:t>
      </w:r>
      <w:r w:rsidRPr="00D933F1">
        <w:rPr>
          <w:rFonts w:ascii="Times New Roman" w:eastAsia="Times New Roman" w:hAnsi="Times New Roman" w:cs="Times New Roman"/>
          <w:i/>
          <w:color w:val="000000" w:themeColor="text1"/>
          <w:highlight w:val="white"/>
        </w:rPr>
        <w:t>Limnology and Oceanography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54</w:t>
      </w:r>
      <w:r w:rsidRPr="00D933F1">
        <w:rPr>
          <w:rFonts w:ascii="Times New Roman" w:eastAsia="Times New Roman" w:hAnsi="Times New Roman" w:cs="Times New Roman"/>
          <w:color w:val="000000" w:themeColor="text1"/>
          <w:highlight w:val="white"/>
        </w:rPr>
        <w:t>(1), 309–317. https://doi.org/10.4319/lo.2009.54.1.0309</w:t>
      </w:r>
    </w:p>
    <w:p w14:paraId="7E6B1981" w14:textId="02A80B83" w:rsidR="00DE78C1" w:rsidRPr="00DE78C1" w:rsidRDefault="00DE78C1" w:rsidP="00410962">
      <w:pPr>
        <w:spacing w:line="480" w:lineRule="auto"/>
        <w:ind w:left="993" w:hanging="993"/>
        <w:rPr>
          <w:rFonts w:ascii="Times New Roman" w:eastAsia="Times New Roman" w:hAnsi="Times New Roman" w:cs="Times New Roman"/>
          <w:color w:val="000000" w:themeColor="text1"/>
          <w:highlight w:val="white"/>
        </w:rPr>
      </w:pPr>
      <w:r w:rsidRPr="00DE78C1">
        <w:rPr>
          <w:rFonts w:ascii="Times New Roman" w:eastAsia="Times New Roman" w:hAnsi="Times New Roman" w:cs="Times New Roman"/>
          <w:color w:val="000000" w:themeColor="text1"/>
        </w:rPr>
        <w:t xml:space="preserve">Bates D, </w:t>
      </w:r>
      <w:proofErr w:type="spellStart"/>
      <w:r w:rsidRPr="00DE78C1">
        <w:rPr>
          <w:rFonts w:ascii="Times New Roman" w:eastAsia="Times New Roman" w:hAnsi="Times New Roman" w:cs="Times New Roman"/>
          <w:color w:val="000000" w:themeColor="text1"/>
        </w:rPr>
        <w:t>Mächler</w:t>
      </w:r>
      <w:proofErr w:type="spellEnd"/>
      <w:r w:rsidRPr="00DE78C1">
        <w:rPr>
          <w:rFonts w:ascii="Times New Roman" w:eastAsia="Times New Roman" w:hAnsi="Times New Roman" w:cs="Times New Roman"/>
          <w:color w:val="000000" w:themeColor="text1"/>
        </w:rPr>
        <w:t xml:space="preserve"> M, Bolker B, Walker S (2015). “Fitting linear mixed-effects models using lme4.” </w:t>
      </w:r>
      <w:r w:rsidRPr="00DE78C1">
        <w:rPr>
          <w:rFonts w:ascii="Times New Roman" w:eastAsia="Times New Roman" w:hAnsi="Times New Roman" w:cs="Times New Roman"/>
          <w:i/>
          <w:iCs/>
          <w:color w:val="000000" w:themeColor="text1"/>
        </w:rPr>
        <w:t>Journal of Statistical Software</w:t>
      </w:r>
      <w:r w:rsidRPr="00DE78C1">
        <w:rPr>
          <w:rFonts w:ascii="Times New Roman" w:eastAsia="Times New Roman" w:hAnsi="Times New Roman" w:cs="Times New Roman"/>
          <w:color w:val="000000" w:themeColor="text1"/>
        </w:rPr>
        <w:t xml:space="preserve">, 67(1), 1–48. </w:t>
      </w:r>
      <w:proofErr w:type="spellStart"/>
      <w:r w:rsidRPr="00DE78C1">
        <w:rPr>
          <w:rFonts w:ascii="Times New Roman" w:eastAsia="Times New Roman" w:hAnsi="Times New Roman" w:cs="Times New Roman"/>
          <w:color w:val="000000" w:themeColor="text1"/>
        </w:rPr>
        <w:t>doi</w:t>
      </w:r>
      <w:proofErr w:type="spellEnd"/>
      <w:r w:rsidRPr="00DE78C1">
        <w:rPr>
          <w:rFonts w:ascii="Times New Roman" w:eastAsia="Times New Roman" w:hAnsi="Times New Roman" w:cs="Times New Roman"/>
          <w:color w:val="000000" w:themeColor="text1"/>
        </w:rPr>
        <w:t>: 10.18637/</w:t>
      </w:r>
      <w:proofErr w:type="gramStart"/>
      <w:r w:rsidRPr="00DE78C1">
        <w:rPr>
          <w:rFonts w:ascii="Times New Roman" w:eastAsia="Times New Roman" w:hAnsi="Times New Roman" w:cs="Times New Roman"/>
          <w:color w:val="000000" w:themeColor="text1"/>
        </w:rPr>
        <w:t>jss.v067.i</w:t>
      </w:r>
      <w:proofErr w:type="gramEnd"/>
      <w:r w:rsidRPr="00DE78C1">
        <w:rPr>
          <w:rFonts w:ascii="Times New Roman" w:eastAsia="Times New Roman" w:hAnsi="Times New Roman" w:cs="Times New Roman"/>
          <w:color w:val="000000" w:themeColor="text1"/>
        </w:rPr>
        <w:t>01.</w:t>
      </w:r>
    </w:p>
    <w:p w14:paraId="000000B1" w14:textId="694B077C"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Bracken, M. E. S. (2004). </w:t>
      </w:r>
      <w:r w:rsidR="00335E28" w:rsidRPr="00D933F1">
        <w:rPr>
          <w:rFonts w:ascii="Times New Roman" w:eastAsia="Times New Roman" w:hAnsi="Times New Roman" w:cs="Times New Roman"/>
          <w:color w:val="000000" w:themeColor="text1"/>
          <w:highlight w:val="white"/>
        </w:rPr>
        <w:t>Invertebrate-mediated nutrient loading increases growth of an intertidal macroalga</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Journal of Phycology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40</w:t>
      </w:r>
      <w:r w:rsidRPr="00D933F1">
        <w:rPr>
          <w:rFonts w:ascii="Times New Roman" w:eastAsia="Times New Roman" w:hAnsi="Times New Roman" w:cs="Times New Roman"/>
          <w:color w:val="000000" w:themeColor="text1"/>
          <w:highlight w:val="white"/>
        </w:rPr>
        <w:t>(6), 1032–1041. https://doi.org/10.1111/j.1529-8817.2004.03106.x</w:t>
      </w:r>
    </w:p>
    <w:p w14:paraId="000000B2" w14:textId="69B2ADE3"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Bracken, M. E. S., &amp; Nielsen, K. J. (2004). </w:t>
      </w:r>
      <w:r w:rsidR="00335E28" w:rsidRPr="00D933F1">
        <w:rPr>
          <w:rFonts w:ascii="Times New Roman" w:eastAsia="Times New Roman" w:hAnsi="Times New Roman" w:cs="Times New Roman"/>
          <w:color w:val="000000" w:themeColor="text1"/>
          <w:highlight w:val="white"/>
        </w:rPr>
        <w:t>Diversity of intertidal macroalgae increases with nitrogen loading by invertebrates</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Ecology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85</w:t>
      </w:r>
      <w:r w:rsidRPr="00D933F1">
        <w:rPr>
          <w:rFonts w:ascii="Times New Roman" w:eastAsia="Times New Roman" w:hAnsi="Times New Roman" w:cs="Times New Roman"/>
          <w:color w:val="000000" w:themeColor="text1"/>
          <w:highlight w:val="white"/>
        </w:rPr>
        <w:t>(10), 2828–2836. https://doi.org/10.1890/03-0651</w:t>
      </w:r>
    </w:p>
    <w:p w14:paraId="000000B3" w14:textId="77777777"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Duarte, C. M. (2017). Reviews and syntheses: Hidden forests, the role of vegetated coastal habitats in the ocean carbon budget. </w:t>
      </w:r>
      <w:proofErr w:type="spellStart"/>
      <w:r w:rsidRPr="00D933F1">
        <w:rPr>
          <w:rFonts w:ascii="Times New Roman" w:eastAsia="Times New Roman" w:hAnsi="Times New Roman" w:cs="Times New Roman"/>
          <w:i/>
          <w:color w:val="000000" w:themeColor="text1"/>
          <w:highlight w:val="white"/>
        </w:rPr>
        <w:t>Biogeosciences</w:t>
      </w:r>
      <w:proofErr w:type="spellEnd"/>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14</w:t>
      </w:r>
      <w:r w:rsidRPr="00D933F1">
        <w:rPr>
          <w:rFonts w:ascii="Times New Roman" w:eastAsia="Times New Roman" w:hAnsi="Times New Roman" w:cs="Times New Roman"/>
          <w:color w:val="000000" w:themeColor="text1"/>
          <w:highlight w:val="white"/>
        </w:rPr>
        <w:t>(2), 301–310. https://doi.org/10.5194/bg-14-301-2017</w:t>
      </w:r>
    </w:p>
    <w:p w14:paraId="000000B4" w14:textId="77777777"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Duarte, C. M., &amp; Cebrián, J. (1996). The fate of marine autotrophic production. </w:t>
      </w:r>
      <w:r w:rsidRPr="00D933F1">
        <w:rPr>
          <w:rFonts w:ascii="Times New Roman" w:eastAsia="Times New Roman" w:hAnsi="Times New Roman" w:cs="Times New Roman"/>
          <w:i/>
          <w:color w:val="000000" w:themeColor="text1"/>
          <w:highlight w:val="white"/>
        </w:rPr>
        <w:t>Limnology and Oceanography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41</w:t>
      </w:r>
      <w:r w:rsidRPr="00D933F1">
        <w:rPr>
          <w:rFonts w:ascii="Times New Roman" w:eastAsia="Times New Roman" w:hAnsi="Times New Roman" w:cs="Times New Roman"/>
          <w:color w:val="000000" w:themeColor="text1"/>
          <w:highlight w:val="white"/>
        </w:rPr>
        <w:t>(8), 1758–1766. https://doi.org/10.4319/lo.1996.41.8.1758</w:t>
      </w:r>
    </w:p>
    <w:p w14:paraId="000000B5" w14:textId="77777777"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Holmes, R. M., </w:t>
      </w:r>
      <w:proofErr w:type="spellStart"/>
      <w:r w:rsidRPr="00D933F1">
        <w:rPr>
          <w:rFonts w:ascii="Times New Roman" w:eastAsia="Times New Roman" w:hAnsi="Times New Roman" w:cs="Times New Roman"/>
          <w:color w:val="000000" w:themeColor="text1"/>
          <w:highlight w:val="white"/>
        </w:rPr>
        <w:t>Aminot</w:t>
      </w:r>
      <w:proofErr w:type="spellEnd"/>
      <w:r w:rsidRPr="00D933F1">
        <w:rPr>
          <w:rFonts w:ascii="Times New Roman" w:eastAsia="Times New Roman" w:hAnsi="Times New Roman" w:cs="Times New Roman"/>
          <w:color w:val="000000" w:themeColor="text1"/>
          <w:highlight w:val="white"/>
        </w:rPr>
        <w:t xml:space="preserve">, A., </w:t>
      </w:r>
      <w:proofErr w:type="spellStart"/>
      <w:r w:rsidRPr="00D933F1">
        <w:rPr>
          <w:rFonts w:ascii="Times New Roman" w:eastAsia="Times New Roman" w:hAnsi="Times New Roman" w:cs="Times New Roman"/>
          <w:color w:val="000000" w:themeColor="text1"/>
          <w:highlight w:val="white"/>
        </w:rPr>
        <w:t>Kérouel</w:t>
      </w:r>
      <w:proofErr w:type="spellEnd"/>
      <w:r w:rsidRPr="00D933F1">
        <w:rPr>
          <w:rFonts w:ascii="Times New Roman" w:eastAsia="Times New Roman" w:hAnsi="Times New Roman" w:cs="Times New Roman"/>
          <w:color w:val="000000" w:themeColor="text1"/>
          <w:highlight w:val="white"/>
        </w:rPr>
        <w:t xml:space="preserve">, R., Hooker, B. A., &amp; Peterson, B. J. (1999). A simple and precise method for measuring ammonium in marine and freshwater ecosystems. </w:t>
      </w:r>
      <w:r w:rsidRPr="00D933F1">
        <w:rPr>
          <w:rFonts w:ascii="Times New Roman" w:eastAsia="Times New Roman" w:hAnsi="Times New Roman" w:cs="Times New Roman"/>
          <w:i/>
          <w:color w:val="000000" w:themeColor="text1"/>
          <w:highlight w:val="white"/>
        </w:rPr>
        <w:t>Canadian Journal of Fisheries and Aquatic Sciences</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56</w:t>
      </w:r>
      <w:r w:rsidRPr="00D933F1">
        <w:rPr>
          <w:rFonts w:ascii="Times New Roman" w:eastAsia="Times New Roman" w:hAnsi="Times New Roman" w:cs="Times New Roman"/>
          <w:color w:val="000000" w:themeColor="text1"/>
          <w:highlight w:val="white"/>
        </w:rPr>
        <w:t>(10), 1801–1808. https://doi.org/10.1139/f99-128</w:t>
      </w:r>
    </w:p>
    <w:p w14:paraId="556DCF1B" w14:textId="08738782" w:rsidR="005A2C6C" w:rsidRDefault="005A2C6C" w:rsidP="00410962">
      <w:pPr>
        <w:spacing w:line="480" w:lineRule="auto"/>
        <w:ind w:left="993" w:hanging="993"/>
        <w:rPr>
          <w:rFonts w:ascii="Times New Roman" w:eastAsia="Times New Roman" w:hAnsi="Times New Roman" w:cs="Times New Roman"/>
          <w:color w:val="000000" w:themeColor="text1"/>
          <w:highlight w:val="white"/>
        </w:rPr>
      </w:pPr>
      <w:proofErr w:type="spellStart"/>
      <w:r w:rsidRPr="005A2C6C">
        <w:rPr>
          <w:rFonts w:ascii="Times New Roman" w:eastAsia="Times New Roman" w:hAnsi="Times New Roman" w:cs="Times New Roman"/>
          <w:color w:val="000000" w:themeColor="text1"/>
        </w:rPr>
        <w:lastRenderedPageBreak/>
        <w:t>iNaturalist</w:t>
      </w:r>
      <w:proofErr w:type="spellEnd"/>
      <w:r w:rsidRPr="005A2C6C">
        <w:rPr>
          <w:rFonts w:ascii="Times New Roman" w:eastAsia="Times New Roman" w:hAnsi="Times New Roman" w:cs="Times New Roman"/>
          <w:color w:val="000000" w:themeColor="text1"/>
        </w:rPr>
        <w:t>. (n.d.). Giant California Sea Cucumber (</w:t>
      </w:r>
      <w:proofErr w:type="spellStart"/>
      <w:r w:rsidRPr="005A2C6C">
        <w:rPr>
          <w:rFonts w:ascii="Times New Roman" w:eastAsia="Times New Roman" w:hAnsi="Times New Roman" w:cs="Times New Roman"/>
          <w:i/>
          <w:iCs/>
          <w:color w:val="000000" w:themeColor="text1"/>
        </w:rPr>
        <w:t>Apostichopus</w:t>
      </w:r>
      <w:proofErr w:type="spellEnd"/>
      <w:r w:rsidRPr="005A2C6C">
        <w:rPr>
          <w:rFonts w:ascii="Times New Roman" w:eastAsia="Times New Roman" w:hAnsi="Times New Roman" w:cs="Times New Roman"/>
          <w:color w:val="000000" w:themeColor="text1"/>
        </w:rPr>
        <w:t xml:space="preserve"> </w:t>
      </w:r>
      <w:r w:rsidRPr="005A2C6C">
        <w:rPr>
          <w:rFonts w:ascii="Times New Roman" w:eastAsia="Times New Roman" w:hAnsi="Times New Roman" w:cs="Times New Roman"/>
          <w:i/>
          <w:iCs/>
          <w:color w:val="000000" w:themeColor="text1"/>
        </w:rPr>
        <w:t>californicus</w:t>
      </w:r>
      <w:r w:rsidRPr="005A2C6C">
        <w:rPr>
          <w:rFonts w:ascii="Times New Roman" w:eastAsia="Times New Roman" w:hAnsi="Times New Roman" w:cs="Times New Roman"/>
          <w:color w:val="000000" w:themeColor="text1"/>
        </w:rPr>
        <w:t xml:space="preserve">). </w:t>
      </w:r>
      <w:proofErr w:type="spellStart"/>
      <w:ins w:id="24" w:author="Kiara Kattler" w:date="2022-04-29T16:54:00Z">
        <w:r w:rsidR="002749E7">
          <w:rPr>
            <w:rFonts w:ascii="Times New Roman" w:eastAsia="Times New Roman" w:hAnsi="Times New Roman" w:cs="Times New Roman"/>
            <w:color w:val="000000" w:themeColor="text1"/>
          </w:rPr>
          <w:t>i</w:t>
        </w:r>
      </w:ins>
      <w:r w:rsidRPr="005A2C6C">
        <w:rPr>
          <w:rFonts w:ascii="Times New Roman" w:eastAsia="Times New Roman" w:hAnsi="Times New Roman" w:cs="Times New Roman"/>
          <w:color w:val="000000" w:themeColor="text1"/>
        </w:rPr>
        <w:t>Naturalist</w:t>
      </w:r>
      <w:proofErr w:type="spellEnd"/>
      <w:r w:rsidRPr="005A2C6C">
        <w:rPr>
          <w:rFonts w:ascii="Times New Roman" w:eastAsia="Times New Roman" w:hAnsi="Times New Roman" w:cs="Times New Roman"/>
          <w:color w:val="000000" w:themeColor="text1"/>
        </w:rPr>
        <w:t xml:space="preserve"> Canada. Retrieved April 29, 2022, from https://inaturalist.ca/taxa/202640-Apostichopus-californicus</w:t>
      </w:r>
    </w:p>
    <w:p w14:paraId="000000B6" w14:textId="798098AB"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Kim, J. K., Kraemer, G. P., </w:t>
      </w:r>
      <w:proofErr w:type="spellStart"/>
      <w:r w:rsidRPr="00D933F1">
        <w:rPr>
          <w:rFonts w:ascii="Times New Roman" w:eastAsia="Times New Roman" w:hAnsi="Times New Roman" w:cs="Times New Roman"/>
          <w:color w:val="000000" w:themeColor="text1"/>
          <w:highlight w:val="white"/>
        </w:rPr>
        <w:t>Neefus</w:t>
      </w:r>
      <w:proofErr w:type="spellEnd"/>
      <w:r w:rsidRPr="00D933F1">
        <w:rPr>
          <w:rFonts w:ascii="Times New Roman" w:eastAsia="Times New Roman" w:hAnsi="Times New Roman" w:cs="Times New Roman"/>
          <w:color w:val="000000" w:themeColor="text1"/>
          <w:highlight w:val="white"/>
        </w:rPr>
        <w:t xml:space="preserve">, C. D., Chung, I. K., &amp; Yarish, C. (2007). Effects of temperature and ammonium on growth, pigment production and nitrogen uptake by four species of Porphyra (Bangiales, Rhodophyta) native to the New England coast. </w:t>
      </w:r>
      <w:r w:rsidRPr="00D933F1">
        <w:rPr>
          <w:rFonts w:ascii="Times New Roman" w:eastAsia="Times New Roman" w:hAnsi="Times New Roman" w:cs="Times New Roman"/>
          <w:i/>
          <w:color w:val="000000" w:themeColor="text1"/>
          <w:highlight w:val="white"/>
        </w:rPr>
        <w:t>Journal of Applied Phycology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19</w:t>
      </w:r>
      <w:r w:rsidRPr="00D933F1">
        <w:rPr>
          <w:rFonts w:ascii="Times New Roman" w:eastAsia="Times New Roman" w:hAnsi="Times New Roman" w:cs="Times New Roman"/>
          <w:color w:val="000000" w:themeColor="text1"/>
          <w:highlight w:val="white"/>
        </w:rPr>
        <w:t>(5), 431–440. https://doi.org/10.1007/s10811-006-9150-7</w:t>
      </w:r>
    </w:p>
    <w:p w14:paraId="000000B7" w14:textId="77777777" w:rsidR="00887565" w:rsidRPr="00D933F1" w:rsidRDefault="00F505F8"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Krause-Jensen, D., &amp; Duarte, C. M. (2016). Substantial role of macroalgae in marine carbon sequestration. </w:t>
      </w:r>
      <w:r w:rsidRPr="00D933F1">
        <w:rPr>
          <w:rFonts w:ascii="Times New Roman" w:eastAsia="Times New Roman" w:hAnsi="Times New Roman" w:cs="Times New Roman"/>
          <w:i/>
          <w:color w:val="000000" w:themeColor="text1"/>
          <w:highlight w:val="white"/>
        </w:rPr>
        <w:t>Nature Geoscience</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9</w:t>
      </w:r>
      <w:r w:rsidRPr="00D933F1">
        <w:rPr>
          <w:rFonts w:ascii="Times New Roman" w:eastAsia="Times New Roman" w:hAnsi="Times New Roman" w:cs="Times New Roman"/>
          <w:color w:val="000000" w:themeColor="text1"/>
          <w:highlight w:val="white"/>
        </w:rPr>
        <w:t>(10), 737–742. https://doi.org/10.1038/ngeo2790</w:t>
      </w:r>
    </w:p>
    <w:p w14:paraId="000000B8" w14:textId="60823755" w:rsidR="00887565" w:rsidRPr="00D933F1" w:rsidRDefault="00F505F8" w:rsidP="00335E28">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Macreadie, P. I., Anton, A., Raven, J. A., Beaumont, N., Connolly, R. M., Friess, D. A., </w:t>
      </w:r>
      <w:proofErr w:type="spellStart"/>
      <w:r w:rsidRPr="00D933F1">
        <w:rPr>
          <w:rFonts w:ascii="Times New Roman" w:eastAsia="Times New Roman" w:hAnsi="Times New Roman" w:cs="Times New Roman"/>
          <w:color w:val="000000" w:themeColor="text1"/>
          <w:highlight w:val="white"/>
        </w:rPr>
        <w:t>Kelleway</w:t>
      </w:r>
      <w:proofErr w:type="spellEnd"/>
      <w:r w:rsidRPr="00D933F1">
        <w:rPr>
          <w:rFonts w:ascii="Times New Roman" w:eastAsia="Times New Roman" w:hAnsi="Times New Roman" w:cs="Times New Roman"/>
          <w:color w:val="000000" w:themeColor="text1"/>
          <w:highlight w:val="white"/>
        </w:rPr>
        <w:t xml:space="preserve">, J. J., Kennedy, H., </w:t>
      </w:r>
      <w:proofErr w:type="spellStart"/>
      <w:r w:rsidRPr="00D933F1">
        <w:rPr>
          <w:rFonts w:ascii="Times New Roman" w:eastAsia="Times New Roman" w:hAnsi="Times New Roman" w:cs="Times New Roman"/>
          <w:color w:val="000000" w:themeColor="text1"/>
          <w:highlight w:val="white"/>
        </w:rPr>
        <w:t>Kuwae</w:t>
      </w:r>
      <w:proofErr w:type="spellEnd"/>
      <w:r w:rsidRPr="00D933F1">
        <w:rPr>
          <w:rFonts w:ascii="Times New Roman" w:eastAsia="Times New Roman" w:hAnsi="Times New Roman" w:cs="Times New Roman"/>
          <w:color w:val="000000" w:themeColor="text1"/>
          <w:highlight w:val="white"/>
        </w:rPr>
        <w:t xml:space="preserve">, T., Lavery, P. S., Lovelock, C. E., Smale, D. A., </w:t>
      </w:r>
      <w:proofErr w:type="spellStart"/>
      <w:r w:rsidRPr="00D933F1">
        <w:rPr>
          <w:rFonts w:ascii="Times New Roman" w:eastAsia="Times New Roman" w:hAnsi="Times New Roman" w:cs="Times New Roman"/>
          <w:color w:val="000000" w:themeColor="text1"/>
          <w:highlight w:val="white"/>
        </w:rPr>
        <w:t>Apostolaki</w:t>
      </w:r>
      <w:proofErr w:type="spellEnd"/>
      <w:r w:rsidRPr="00D933F1">
        <w:rPr>
          <w:rFonts w:ascii="Times New Roman" w:eastAsia="Times New Roman" w:hAnsi="Times New Roman" w:cs="Times New Roman"/>
          <w:color w:val="000000" w:themeColor="text1"/>
          <w:highlight w:val="white"/>
        </w:rPr>
        <w:t xml:space="preserve">, E. T., Atwood, T. B., </w:t>
      </w:r>
      <w:proofErr w:type="spellStart"/>
      <w:r w:rsidRPr="00D933F1">
        <w:rPr>
          <w:rFonts w:ascii="Times New Roman" w:eastAsia="Times New Roman" w:hAnsi="Times New Roman" w:cs="Times New Roman"/>
          <w:color w:val="000000" w:themeColor="text1"/>
          <w:highlight w:val="white"/>
        </w:rPr>
        <w:t>Baldock</w:t>
      </w:r>
      <w:proofErr w:type="spellEnd"/>
      <w:r w:rsidRPr="00D933F1">
        <w:rPr>
          <w:rFonts w:ascii="Times New Roman" w:eastAsia="Times New Roman" w:hAnsi="Times New Roman" w:cs="Times New Roman"/>
          <w:color w:val="000000" w:themeColor="text1"/>
          <w:highlight w:val="white"/>
        </w:rPr>
        <w:t xml:space="preserve">, J., Bianchi, T. S., Chmura, G. L., Eyre, B. D., Fourqurean, J. W., &amp; Hall-Spencer, J. M. (2019). The future of Blue Carbon science. </w:t>
      </w:r>
      <w:r w:rsidRPr="00D933F1">
        <w:rPr>
          <w:rFonts w:ascii="Times New Roman" w:eastAsia="Times New Roman" w:hAnsi="Times New Roman" w:cs="Times New Roman"/>
          <w:i/>
          <w:color w:val="000000" w:themeColor="text1"/>
          <w:highlight w:val="white"/>
        </w:rPr>
        <w:t>Nature Communications</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10</w:t>
      </w:r>
      <w:r w:rsidRPr="00D933F1">
        <w:rPr>
          <w:rFonts w:ascii="Times New Roman" w:eastAsia="Times New Roman" w:hAnsi="Times New Roman" w:cs="Times New Roman"/>
          <w:color w:val="000000" w:themeColor="text1"/>
          <w:highlight w:val="white"/>
        </w:rPr>
        <w:t>(1), 1–13. https://doi.org/10.1038/s41467-019-11693-w</w:t>
      </w:r>
    </w:p>
    <w:p w14:paraId="46EE6D97" w14:textId="5E9A4CD4" w:rsidR="0076455A" w:rsidRPr="00D933F1" w:rsidRDefault="0076455A"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Lamb, A., Hanby, B. P., Michael William Hawkes, &amp; Byers, S. C. (2005). </w:t>
      </w:r>
      <w:r w:rsidRPr="00D933F1">
        <w:rPr>
          <w:rFonts w:ascii="Times New Roman" w:eastAsia="Times New Roman" w:hAnsi="Times New Roman" w:cs="Times New Roman"/>
          <w:i/>
          <w:color w:val="000000" w:themeColor="text1"/>
          <w:highlight w:val="white"/>
        </w:rPr>
        <w:t>Marine life of the Pacific Northwest: a photographic encyclopedia of invertebrates, seaweeds and selected fishes</w:t>
      </w:r>
      <w:r w:rsidRPr="00D933F1">
        <w:rPr>
          <w:rFonts w:ascii="Times New Roman" w:eastAsia="Times New Roman" w:hAnsi="Times New Roman" w:cs="Times New Roman"/>
          <w:color w:val="000000" w:themeColor="text1"/>
          <w:highlight w:val="white"/>
        </w:rPr>
        <w:t>. Harbour Publishing.</w:t>
      </w:r>
    </w:p>
    <w:p w14:paraId="0EA7B1AF" w14:textId="195AAEBE" w:rsidR="00143C9B" w:rsidRPr="00D933F1" w:rsidRDefault="00143C9B"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t xml:space="preserve">Mann, K. H. (1973). Seaweeds: their productivity and strategy for growth: the role of large marine algae in coastal productivity is far more important than has been suspected. </w:t>
      </w:r>
      <w:r w:rsidRPr="00D933F1">
        <w:rPr>
          <w:rFonts w:ascii="Times New Roman" w:eastAsia="Times New Roman" w:hAnsi="Times New Roman" w:cs="Times New Roman"/>
          <w:i/>
          <w:color w:val="000000" w:themeColor="text1"/>
          <w:highlight w:val="white"/>
        </w:rPr>
        <w:t>Science</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182</w:t>
      </w:r>
      <w:r w:rsidRPr="00D933F1">
        <w:rPr>
          <w:rFonts w:ascii="Times New Roman" w:eastAsia="Times New Roman" w:hAnsi="Times New Roman" w:cs="Times New Roman"/>
          <w:color w:val="000000" w:themeColor="text1"/>
          <w:highlight w:val="white"/>
        </w:rPr>
        <w:t xml:space="preserve">(4116), 975–981. </w:t>
      </w:r>
      <w:hyperlink r:id="rId12">
        <w:r w:rsidRPr="00D933F1">
          <w:rPr>
            <w:rFonts w:ascii="Times New Roman" w:eastAsia="Times New Roman" w:hAnsi="Times New Roman" w:cs="Times New Roman"/>
            <w:color w:val="000000" w:themeColor="text1"/>
            <w:highlight w:val="white"/>
          </w:rPr>
          <w:t>https://doi.org/10.1126/science.182.4116.975</w:t>
        </w:r>
      </w:hyperlink>
    </w:p>
    <w:p w14:paraId="523E848F" w14:textId="2E7DB90C" w:rsidR="0076455A" w:rsidRPr="00D933F1" w:rsidRDefault="0076455A" w:rsidP="00410962">
      <w:pPr>
        <w:spacing w:line="480" w:lineRule="auto"/>
        <w:ind w:left="993" w:hanging="993"/>
        <w:rPr>
          <w:rFonts w:ascii="Times New Roman" w:eastAsia="Times New Roman" w:hAnsi="Times New Roman" w:cs="Times New Roman"/>
          <w:color w:val="000000" w:themeColor="text1"/>
          <w:highlight w:val="white"/>
        </w:rPr>
      </w:pPr>
      <w:r w:rsidRPr="00D933F1">
        <w:rPr>
          <w:rFonts w:ascii="Times New Roman" w:eastAsia="Times New Roman" w:hAnsi="Times New Roman" w:cs="Times New Roman"/>
          <w:color w:val="000000" w:themeColor="text1"/>
          <w:highlight w:val="white"/>
        </w:rPr>
        <w:lastRenderedPageBreak/>
        <w:t xml:space="preserve">McIntyre, P. B., Flecker, A. S., Vanni, M. J., Hood, J. M., Taylor, B. W., &amp; Thomas, S. A. (2008). Fish distributions and nutrient cycling in streams: can fish create biogeochemical hotspots. </w:t>
      </w:r>
      <w:r w:rsidRPr="00D933F1">
        <w:rPr>
          <w:rFonts w:ascii="Times New Roman" w:eastAsia="Times New Roman" w:hAnsi="Times New Roman" w:cs="Times New Roman"/>
          <w:i/>
          <w:color w:val="000000" w:themeColor="text1"/>
          <w:highlight w:val="white"/>
        </w:rPr>
        <w:t>Ecology</w:t>
      </w:r>
      <w:r w:rsidRPr="00D933F1">
        <w:rPr>
          <w:rFonts w:ascii="Times New Roman" w:eastAsia="Times New Roman" w:hAnsi="Times New Roman" w:cs="Times New Roman"/>
          <w:color w:val="000000" w:themeColor="text1"/>
          <w:highlight w:val="white"/>
        </w:rPr>
        <w:t xml:space="preserve">, </w:t>
      </w:r>
      <w:r w:rsidRPr="00D933F1">
        <w:rPr>
          <w:rFonts w:ascii="Times New Roman" w:eastAsia="Times New Roman" w:hAnsi="Times New Roman" w:cs="Times New Roman"/>
          <w:i/>
          <w:color w:val="000000" w:themeColor="text1"/>
          <w:highlight w:val="white"/>
        </w:rPr>
        <w:t>89</w:t>
      </w:r>
      <w:r w:rsidRPr="00D933F1">
        <w:rPr>
          <w:rFonts w:ascii="Times New Roman" w:eastAsia="Times New Roman" w:hAnsi="Times New Roman" w:cs="Times New Roman"/>
          <w:color w:val="000000" w:themeColor="text1"/>
          <w:highlight w:val="white"/>
        </w:rPr>
        <w:t>(8), 2335–2346. https://doi.org/10.1890/07-1552.1</w:t>
      </w:r>
    </w:p>
    <w:p w14:paraId="70873922" w14:textId="5F182E6E" w:rsidR="00143C9B" w:rsidRDefault="0076455A"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Pearson, G., &amp; Brawley, S. (1996). Reproductive ecology, of </w:t>
      </w:r>
      <w:r>
        <w:rPr>
          <w:rFonts w:ascii="Times New Roman" w:eastAsia="Times New Roman" w:hAnsi="Times New Roman" w:cs="Times New Roman"/>
          <w:i/>
          <w:highlight w:val="white"/>
        </w:rPr>
        <w:t xml:space="preserve">Fucus </w:t>
      </w:r>
      <w:proofErr w:type="spellStart"/>
      <w:r>
        <w:rPr>
          <w:rFonts w:ascii="Times New Roman" w:eastAsia="Times New Roman" w:hAnsi="Times New Roman" w:cs="Times New Roman"/>
          <w:i/>
          <w:highlight w:val="white"/>
        </w:rPr>
        <w:t>distichus</w:t>
      </w:r>
      <w:proofErr w:type="spellEnd"/>
      <w:r>
        <w:rPr>
          <w:rFonts w:ascii="Times New Roman" w:eastAsia="Times New Roman" w:hAnsi="Times New Roman" w:cs="Times New Roman"/>
          <w:highlight w:val="white"/>
        </w:rPr>
        <w:t xml:space="preserve"> (Phaeophyceae):</w:t>
      </w:r>
      <w:r w:rsidR="00410962">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an intertidal alga with successful external fertilization. </w:t>
      </w:r>
      <w:r>
        <w:rPr>
          <w:rFonts w:ascii="Times New Roman" w:eastAsia="Times New Roman" w:hAnsi="Times New Roman" w:cs="Times New Roman"/>
          <w:i/>
          <w:highlight w:val="white"/>
        </w:rPr>
        <w:t>Marine Ecology Progress Series</w:t>
      </w:r>
      <w:r>
        <w:rPr>
          <w:rFonts w:ascii="Times New Roman" w:eastAsia="Times New Roman" w:hAnsi="Times New Roman" w:cs="Times New Roman"/>
          <w:highlight w:val="white"/>
        </w:rPr>
        <w:t>, 143, 211–223. https://doi.org/10.3354/meps143211</w:t>
      </w:r>
    </w:p>
    <w:p w14:paraId="000000B9" w14:textId="38174A39" w:rsidR="00887565" w:rsidRDefault="00F505F8"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Pfister, C. A., </w:t>
      </w:r>
      <w:proofErr w:type="spellStart"/>
      <w:r>
        <w:rPr>
          <w:rFonts w:ascii="Times New Roman" w:eastAsia="Times New Roman" w:hAnsi="Times New Roman" w:cs="Times New Roman"/>
          <w:highlight w:val="white"/>
        </w:rPr>
        <w:t>Altabet</w:t>
      </w:r>
      <w:proofErr w:type="spellEnd"/>
      <w:r>
        <w:rPr>
          <w:rFonts w:ascii="Times New Roman" w:eastAsia="Times New Roman" w:hAnsi="Times New Roman" w:cs="Times New Roman"/>
          <w:highlight w:val="white"/>
        </w:rPr>
        <w:t xml:space="preserve">, M. A., &amp; Post, D. (2014). Animal regeneration and microbial retention of nitrogen along coastal rocky shores. </w:t>
      </w:r>
      <w:r>
        <w:rPr>
          <w:rFonts w:ascii="Times New Roman" w:eastAsia="Times New Roman" w:hAnsi="Times New Roman" w:cs="Times New Roman"/>
          <w:i/>
          <w:highlight w:val="white"/>
        </w:rPr>
        <w:t>Ecology</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95</w:t>
      </w:r>
      <w:r>
        <w:rPr>
          <w:rFonts w:ascii="Times New Roman" w:eastAsia="Times New Roman" w:hAnsi="Times New Roman" w:cs="Times New Roman"/>
          <w:highlight w:val="white"/>
        </w:rPr>
        <w:t>(10), 2803–2814. https://doi.org/10.1890/13-1825.1</w:t>
      </w:r>
    </w:p>
    <w:p w14:paraId="7308C7DF" w14:textId="7644D442" w:rsidR="00143C9B" w:rsidRDefault="00143C9B"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Pfister, C. A. (2007). Intertidal invertebrates locally enhance primary production. </w:t>
      </w:r>
      <w:r>
        <w:rPr>
          <w:rFonts w:ascii="Times New Roman" w:eastAsia="Times New Roman" w:hAnsi="Times New Roman" w:cs="Times New Roman"/>
          <w:i/>
          <w:highlight w:val="white"/>
        </w:rPr>
        <w:t>Ecology</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88</w:t>
      </w:r>
      <w:r>
        <w:rPr>
          <w:rFonts w:ascii="Times New Roman" w:eastAsia="Times New Roman" w:hAnsi="Times New Roman" w:cs="Times New Roman"/>
          <w:highlight w:val="white"/>
        </w:rPr>
        <w:t>(7), 1647–</w:t>
      </w:r>
      <w:r w:rsidRPr="00D933F1">
        <w:rPr>
          <w:rFonts w:ascii="Times New Roman" w:eastAsia="Times New Roman" w:hAnsi="Times New Roman" w:cs="Times New Roman"/>
          <w:color w:val="000000" w:themeColor="text1"/>
          <w:highlight w:val="white"/>
        </w:rPr>
        <w:t>1653. https://doi.org/10.1890/06-1913.1</w:t>
      </w:r>
    </w:p>
    <w:p w14:paraId="7D169BC2" w14:textId="1A6C3DFB" w:rsidR="00143C9B" w:rsidRPr="00143C9B" w:rsidRDefault="00143C9B" w:rsidP="00410962">
      <w:pPr>
        <w:spacing w:line="480" w:lineRule="auto"/>
        <w:ind w:left="993" w:hanging="993"/>
        <w:rPr>
          <w:rFonts w:ascii="Times New Roman" w:eastAsia="Times New Roman" w:hAnsi="Times New Roman" w:cs="Times New Roman"/>
        </w:rPr>
      </w:pPr>
      <w:r w:rsidRPr="00143C9B">
        <w:rPr>
          <w:rFonts w:ascii="Times New Roman" w:eastAsia="Times New Roman" w:hAnsi="Times New Roman" w:cs="Times New Roman"/>
        </w:rPr>
        <w:t xml:space="preserve">Redfield, A. C. (1958). The biological control of chemical factors in the environment. </w:t>
      </w:r>
      <w:r w:rsidRPr="00410962">
        <w:rPr>
          <w:rFonts w:ascii="Times New Roman" w:eastAsia="Times New Roman" w:hAnsi="Times New Roman" w:cs="Times New Roman"/>
          <w:i/>
          <w:iCs/>
        </w:rPr>
        <w:t>American Scientist</w:t>
      </w:r>
      <w:r w:rsidRPr="00143C9B">
        <w:rPr>
          <w:rFonts w:ascii="Times New Roman" w:eastAsia="Times New Roman" w:hAnsi="Times New Roman" w:cs="Times New Roman"/>
        </w:rPr>
        <w:t>, 46(3), 230A – 221. http://www.jstor.org/stable/27827150</w:t>
      </w:r>
    </w:p>
    <w:p w14:paraId="1741A9FD" w14:textId="5AD4FD92" w:rsidR="0076013F" w:rsidRPr="00D4189F" w:rsidRDefault="0076013F" w:rsidP="00D4189F">
      <w:pPr>
        <w:pStyle w:val="NormalWeb"/>
        <w:spacing w:before="0" w:beforeAutospacing="0" w:after="0" w:afterAutospacing="0" w:line="480" w:lineRule="auto"/>
        <w:ind w:left="993" w:hanging="1004"/>
      </w:pPr>
      <w:proofErr w:type="spellStart"/>
      <w:r>
        <w:t>Roleda</w:t>
      </w:r>
      <w:proofErr w:type="spellEnd"/>
      <w:r>
        <w:t xml:space="preserve">, M. Y., &amp; Hurd, C. L. (2019). Seaweed nutrient physiology: application of concepts to aquaculture and bioremediation. </w:t>
      </w:r>
      <w:proofErr w:type="spellStart"/>
      <w:r>
        <w:rPr>
          <w:i/>
          <w:iCs/>
        </w:rPr>
        <w:t>Phycologia</w:t>
      </w:r>
      <w:proofErr w:type="spellEnd"/>
      <w:r>
        <w:t xml:space="preserve">, </w:t>
      </w:r>
      <w:r>
        <w:rPr>
          <w:i/>
          <w:iCs/>
        </w:rPr>
        <w:t>58</w:t>
      </w:r>
      <w:r>
        <w:t>(5), 552–562. https://doi.org/10.1080/00318884.2019.1622920</w:t>
      </w:r>
    </w:p>
    <w:p w14:paraId="1DA1BD9C" w14:textId="7A5B2FB2" w:rsidR="0076455A" w:rsidRDefault="0076455A"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RStudio Team (2021). RStudio: </w:t>
      </w:r>
      <w:r w:rsidR="00410962">
        <w:rPr>
          <w:rFonts w:ascii="Times New Roman" w:eastAsia="Times New Roman" w:hAnsi="Times New Roman" w:cs="Times New Roman"/>
          <w:highlight w:val="white"/>
        </w:rPr>
        <w:t xml:space="preserve">integrated development environment for </w:t>
      </w:r>
      <w:r>
        <w:rPr>
          <w:rFonts w:ascii="Times New Roman" w:eastAsia="Times New Roman" w:hAnsi="Times New Roman" w:cs="Times New Roman"/>
          <w:highlight w:val="white"/>
        </w:rPr>
        <w:t>R. RStudio, PBC,</w:t>
      </w:r>
    </w:p>
    <w:p w14:paraId="6681D3A8" w14:textId="776499C1" w:rsidR="0076455A" w:rsidRDefault="0076455A"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r w:rsidR="00410962">
        <w:rPr>
          <w:rFonts w:ascii="Times New Roman" w:eastAsia="Times New Roman" w:hAnsi="Times New Roman" w:cs="Times New Roman"/>
          <w:highlight w:val="white"/>
        </w:rPr>
        <w:tab/>
      </w:r>
      <w:r>
        <w:rPr>
          <w:rFonts w:ascii="Times New Roman" w:eastAsia="Times New Roman" w:hAnsi="Times New Roman" w:cs="Times New Roman"/>
          <w:highlight w:val="white"/>
        </w:rPr>
        <w:t>Boston, MA URL http://www.rstudio.com/.</w:t>
      </w:r>
    </w:p>
    <w:p w14:paraId="07BE9698" w14:textId="40539F56" w:rsidR="00D4189F" w:rsidRDefault="00D4189F" w:rsidP="00D4189F">
      <w:pPr>
        <w:spacing w:line="480" w:lineRule="auto"/>
        <w:ind w:left="993" w:hanging="993"/>
        <w:rPr>
          <w:rFonts w:ascii="Times New Roman" w:eastAsia="Times New Roman" w:hAnsi="Times New Roman" w:cs="Times New Roman"/>
        </w:rPr>
      </w:pPr>
      <w:r w:rsidRPr="00D4189F">
        <w:rPr>
          <w:rFonts w:ascii="Times New Roman" w:eastAsia="Times New Roman" w:hAnsi="Times New Roman" w:cs="Times New Roman"/>
        </w:rPr>
        <w:t xml:space="preserve">Russell V. Lenth (2021). </w:t>
      </w:r>
      <w:proofErr w:type="spellStart"/>
      <w:r w:rsidRPr="00D4189F">
        <w:rPr>
          <w:rFonts w:ascii="Times New Roman" w:eastAsia="Times New Roman" w:hAnsi="Times New Roman" w:cs="Times New Roman"/>
        </w:rPr>
        <w:t>emmeans</w:t>
      </w:r>
      <w:proofErr w:type="spellEnd"/>
      <w:r w:rsidRPr="00D4189F">
        <w:rPr>
          <w:rFonts w:ascii="Times New Roman" w:eastAsia="Times New Roman" w:hAnsi="Times New Roman" w:cs="Times New Roman"/>
        </w:rPr>
        <w:t xml:space="preserve">: Estimated marginal means, aka least-squares means. </w:t>
      </w:r>
      <w:proofErr w:type="gramStart"/>
      <w:r w:rsidRPr="00D4189F">
        <w:rPr>
          <w:rFonts w:ascii="Times New Roman" w:eastAsia="Times New Roman" w:hAnsi="Times New Roman" w:cs="Times New Roman"/>
        </w:rPr>
        <w:t>r  package</w:t>
      </w:r>
      <w:proofErr w:type="gramEnd"/>
      <w:r w:rsidRPr="00D4189F">
        <w:rPr>
          <w:rFonts w:ascii="Times New Roman" w:eastAsia="Times New Roman" w:hAnsi="Times New Roman" w:cs="Times New Roman"/>
        </w:rPr>
        <w:t xml:space="preserve"> version 1.6.2-1. https://CRAN.R-project.org/package=emmeans</w:t>
      </w:r>
    </w:p>
    <w:p w14:paraId="0C389096" w14:textId="017BDC49" w:rsidR="009B5E4D" w:rsidRDefault="009B5E4D" w:rsidP="00410962">
      <w:pPr>
        <w:spacing w:line="480" w:lineRule="auto"/>
        <w:ind w:left="993" w:hanging="993"/>
        <w:rPr>
          <w:rFonts w:ascii="Times New Roman" w:eastAsia="Times New Roman" w:hAnsi="Times New Roman" w:cs="Times New Roman"/>
          <w:highlight w:val="white"/>
        </w:rPr>
      </w:pPr>
      <w:proofErr w:type="spellStart"/>
      <w:r w:rsidRPr="009B5E4D">
        <w:rPr>
          <w:rFonts w:ascii="Times New Roman" w:eastAsia="Times New Roman" w:hAnsi="Times New Roman" w:cs="Times New Roman"/>
        </w:rPr>
        <w:t>Schindelin</w:t>
      </w:r>
      <w:proofErr w:type="spellEnd"/>
      <w:r w:rsidRPr="009B5E4D">
        <w:rPr>
          <w:rFonts w:ascii="Times New Roman" w:eastAsia="Times New Roman" w:hAnsi="Times New Roman" w:cs="Times New Roman"/>
        </w:rPr>
        <w:t xml:space="preserve">, J., Arganda-Carreras, I., Frise, E., </w:t>
      </w:r>
      <w:proofErr w:type="spellStart"/>
      <w:r w:rsidRPr="009B5E4D">
        <w:rPr>
          <w:rFonts w:ascii="Times New Roman" w:eastAsia="Times New Roman" w:hAnsi="Times New Roman" w:cs="Times New Roman"/>
        </w:rPr>
        <w:t>Kaynig</w:t>
      </w:r>
      <w:proofErr w:type="spellEnd"/>
      <w:r w:rsidRPr="009B5E4D">
        <w:rPr>
          <w:rFonts w:ascii="Times New Roman" w:eastAsia="Times New Roman" w:hAnsi="Times New Roman" w:cs="Times New Roman"/>
        </w:rPr>
        <w:t xml:space="preserve">, V., </w:t>
      </w:r>
      <w:proofErr w:type="spellStart"/>
      <w:r w:rsidRPr="009B5E4D">
        <w:rPr>
          <w:rFonts w:ascii="Times New Roman" w:eastAsia="Times New Roman" w:hAnsi="Times New Roman" w:cs="Times New Roman"/>
        </w:rPr>
        <w:t>Longair</w:t>
      </w:r>
      <w:proofErr w:type="spellEnd"/>
      <w:r w:rsidRPr="009B5E4D">
        <w:rPr>
          <w:rFonts w:ascii="Times New Roman" w:eastAsia="Times New Roman" w:hAnsi="Times New Roman" w:cs="Times New Roman"/>
        </w:rPr>
        <w:t xml:space="preserve">, M., Pietzsch, T., </w:t>
      </w:r>
      <w:proofErr w:type="spellStart"/>
      <w:r w:rsidRPr="009B5E4D">
        <w:rPr>
          <w:rFonts w:ascii="Times New Roman" w:eastAsia="Times New Roman" w:hAnsi="Times New Roman" w:cs="Times New Roman"/>
        </w:rPr>
        <w:t>Preibisch</w:t>
      </w:r>
      <w:proofErr w:type="spellEnd"/>
      <w:r w:rsidRPr="009B5E4D">
        <w:rPr>
          <w:rFonts w:ascii="Times New Roman" w:eastAsia="Times New Roman" w:hAnsi="Times New Roman" w:cs="Times New Roman"/>
        </w:rPr>
        <w:t xml:space="preserve">, S., Rueden, C., Saalfeld, S., Schmid, B., </w:t>
      </w:r>
      <w:proofErr w:type="spellStart"/>
      <w:r w:rsidRPr="009B5E4D">
        <w:rPr>
          <w:rFonts w:ascii="Times New Roman" w:eastAsia="Times New Roman" w:hAnsi="Times New Roman" w:cs="Times New Roman"/>
        </w:rPr>
        <w:t>Tinevez</w:t>
      </w:r>
      <w:proofErr w:type="spellEnd"/>
      <w:r w:rsidRPr="009B5E4D">
        <w:rPr>
          <w:rFonts w:ascii="Times New Roman" w:eastAsia="Times New Roman" w:hAnsi="Times New Roman" w:cs="Times New Roman"/>
        </w:rPr>
        <w:t xml:space="preserve">, J.-Y., White, D. J., Hartenstein, V., </w:t>
      </w:r>
      <w:proofErr w:type="spellStart"/>
      <w:r w:rsidRPr="009B5E4D">
        <w:rPr>
          <w:rFonts w:ascii="Times New Roman" w:eastAsia="Times New Roman" w:hAnsi="Times New Roman" w:cs="Times New Roman"/>
        </w:rPr>
        <w:lastRenderedPageBreak/>
        <w:t>Eliceiri</w:t>
      </w:r>
      <w:proofErr w:type="spellEnd"/>
      <w:r w:rsidRPr="009B5E4D">
        <w:rPr>
          <w:rFonts w:ascii="Times New Roman" w:eastAsia="Times New Roman" w:hAnsi="Times New Roman" w:cs="Times New Roman"/>
        </w:rPr>
        <w:t xml:space="preserve">, K., </w:t>
      </w:r>
      <w:proofErr w:type="spellStart"/>
      <w:r w:rsidRPr="009B5E4D">
        <w:rPr>
          <w:rFonts w:ascii="Times New Roman" w:eastAsia="Times New Roman" w:hAnsi="Times New Roman" w:cs="Times New Roman"/>
        </w:rPr>
        <w:t>Tomancak</w:t>
      </w:r>
      <w:proofErr w:type="spellEnd"/>
      <w:r w:rsidRPr="009B5E4D">
        <w:rPr>
          <w:rFonts w:ascii="Times New Roman" w:eastAsia="Times New Roman" w:hAnsi="Times New Roman" w:cs="Times New Roman"/>
        </w:rPr>
        <w:t xml:space="preserve">, P., &amp; Cardona, A. (2012). Fiji: an open-source platform for biological-image analysis. </w:t>
      </w:r>
      <w:r w:rsidRPr="009B5E4D">
        <w:rPr>
          <w:rFonts w:ascii="Times New Roman" w:eastAsia="Times New Roman" w:hAnsi="Times New Roman" w:cs="Times New Roman"/>
          <w:i/>
          <w:iCs/>
        </w:rPr>
        <w:t>Nature Methods</w:t>
      </w:r>
      <w:r w:rsidRPr="009B5E4D">
        <w:rPr>
          <w:rFonts w:ascii="Times New Roman" w:eastAsia="Times New Roman" w:hAnsi="Times New Roman" w:cs="Times New Roman"/>
        </w:rPr>
        <w:t>, 9(7), 676–682. https://doi.org/10.1038/nmeth.2019</w:t>
      </w:r>
    </w:p>
    <w:p w14:paraId="000000BA" w14:textId="1F6BF8E8" w:rsidR="00887565" w:rsidRDefault="00F505F8" w:rsidP="00410962">
      <w:pPr>
        <w:spacing w:line="480" w:lineRule="auto"/>
        <w:ind w:left="993" w:hanging="993"/>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Stigebrandt</w:t>
      </w:r>
      <w:proofErr w:type="spellEnd"/>
      <w:r>
        <w:rPr>
          <w:rFonts w:ascii="Times New Roman" w:eastAsia="Times New Roman" w:hAnsi="Times New Roman" w:cs="Times New Roman"/>
          <w:highlight w:val="white"/>
        </w:rPr>
        <w:t xml:space="preserve">, A. (2012). Hydrodynamics and </w:t>
      </w:r>
      <w:r w:rsidR="00410962">
        <w:rPr>
          <w:rFonts w:ascii="Times New Roman" w:eastAsia="Times New Roman" w:hAnsi="Times New Roman" w:cs="Times New Roman"/>
          <w:highlight w:val="white"/>
        </w:rPr>
        <w:t>c</w:t>
      </w:r>
      <w:r>
        <w:rPr>
          <w:rFonts w:ascii="Times New Roman" w:eastAsia="Times New Roman" w:hAnsi="Times New Roman" w:cs="Times New Roman"/>
          <w:highlight w:val="white"/>
        </w:rPr>
        <w:t xml:space="preserve">irculation of </w:t>
      </w:r>
      <w:r w:rsidR="00410962">
        <w:rPr>
          <w:rFonts w:ascii="Times New Roman" w:eastAsia="Times New Roman" w:hAnsi="Times New Roman" w:cs="Times New Roman"/>
          <w:highlight w:val="white"/>
        </w:rPr>
        <w:t>f</w:t>
      </w:r>
      <w:r>
        <w:rPr>
          <w:rFonts w:ascii="Times New Roman" w:eastAsia="Times New Roman" w:hAnsi="Times New Roman" w:cs="Times New Roman"/>
          <w:highlight w:val="white"/>
        </w:rPr>
        <w:t xml:space="preserve">jords. </w:t>
      </w:r>
      <w:r>
        <w:rPr>
          <w:rFonts w:ascii="Times New Roman" w:eastAsia="Times New Roman" w:hAnsi="Times New Roman" w:cs="Times New Roman"/>
          <w:i/>
          <w:highlight w:val="white"/>
        </w:rPr>
        <w:t>Encyclopedia of Lakes and Reservoirs</w:t>
      </w:r>
      <w:r>
        <w:rPr>
          <w:rFonts w:ascii="Times New Roman" w:eastAsia="Times New Roman" w:hAnsi="Times New Roman" w:cs="Times New Roman"/>
          <w:highlight w:val="white"/>
        </w:rPr>
        <w:t>, 327–344. https://doi.org/10.1007/978-1-4020-4410-6_247</w:t>
      </w:r>
    </w:p>
    <w:p w14:paraId="000000BB" w14:textId="77777777" w:rsidR="00887565" w:rsidRDefault="00F505F8"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Taylor, B. W., Keep, C. F., Hall, R. O., Koch, B. J., Tronstad, L. M., Flecker, A. S., &amp; Ulseth, A. J. (2007). Improving the fluorometric ammonium method: matrix effects, background fluorescence, and standard additions. </w:t>
      </w:r>
      <w:r>
        <w:rPr>
          <w:rFonts w:ascii="Times New Roman" w:eastAsia="Times New Roman" w:hAnsi="Times New Roman" w:cs="Times New Roman"/>
          <w:i/>
          <w:highlight w:val="white"/>
        </w:rPr>
        <w:t xml:space="preserve">Journal of the North American </w:t>
      </w:r>
      <w:proofErr w:type="spellStart"/>
      <w:r>
        <w:rPr>
          <w:rFonts w:ascii="Times New Roman" w:eastAsia="Times New Roman" w:hAnsi="Times New Roman" w:cs="Times New Roman"/>
          <w:i/>
          <w:highlight w:val="white"/>
        </w:rPr>
        <w:t>Benthological</w:t>
      </w:r>
      <w:proofErr w:type="spellEnd"/>
      <w:r>
        <w:rPr>
          <w:rFonts w:ascii="Times New Roman" w:eastAsia="Times New Roman" w:hAnsi="Times New Roman" w:cs="Times New Roman"/>
          <w:i/>
          <w:highlight w:val="white"/>
        </w:rPr>
        <w:t xml:space="preserve"> Society</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26</w:t>
      </w:r>
      <w:r>
        <w:rPr>
          <w:rFonts w:ascii="Times New Roman" w:eastAsia="Times New Roman" w:hAnsi="Times New Roman" w:cs="Times New Roman"/>
          <w:highlight w:val="white"/>
        </w:rPr>
        <w:t>(2), 167–177. https://doi.org/10.1899/0887-3593(2007)26[</w:t>
      </w:r>
      <w:proofErr w:type="gramStart"/>
      <w:r>
        <w:rPr>
          <w:rFonts w:ascii="Times New Roman" w:eastAsia="Times New Roman" w:hAnsi="Times New Roman" w:cs="Times New Roman"/>
          <w:highlight w:val="white"/>
        </w:rPr>
        <w:t>167:itfamm</w:t>
      </w:r>
      <w:proofErr w:type="gramEnd"/>
      <w:r>
        <w:rPr>
          <w:rFonts w:ascii="Times New Roman" w:eastAsia="Times New Roman" w:hAnsi="Times New Roman" w:cs="Times New Roman"/>
          <w:highlight w:val="white"/>
        </w:rPr>
        <w:t>]2.0.co;2</w:t>
      </w:r>
    </w:p>
    <w:p w14:paraId="4B1C61DB" w14:textId="0F61B290" w:rsidR="0076455A" w:rsidRDefault="0076455A"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Van Den Hoek, C., Mann, D., &amp; Jahns, H. M. (1995). </w:t>
      </w:r>
      <w:r>
        <w:rPr>
          <w:rFonts w:ascii="Times New Roman" w:eastAsia="Times New Roman" w:hAnsi="Times New Roman" w:cs="Times New Roman"/>
          <w:i/>
          <w:highlight w:val="white"/>
        </w:rPr>
        <w:t>Algae. (</w:t>
      </w:r>
      <w:proofErr w:type="spellStart"/>
      <w:r>
        <w:rPr>
          <w:rFonts w:ascii="Times New Roman" w:eastAsia="Times New Roman" w:hAnsi="Times New Roman" w:cs="Times New Roman"/>
          <w:i/>
          <w:highlight w:val="white"/>
        </w:rPr>
        <w:t>Algen</w:t>
      </w:r>
      <w:proofErr w:type="spellEnd"/>
      <w:r>
        <w:rPr>
          <w:rFonts w:ascii="Times New Roman" w:eastAsia="Times New Roman" w:hAnsi="Times New Roman" w:cs="Times New Roman"/>
          <w:i/>
          <w:highlight w:val="white"/>
        </w:rPr>
        <w:t>). An introduction to phycology.</w:t>
      </w:r>
      <w:r>
        <w:rPr>
          <w:rFonts w:ascii="Times New Roman" w:eastAsia="Times New Roman" w:hAnsi="Times New Roman" w:cs="Times New Roman"/>
          <w:highlight w:val="white"/>
        </w:rPr>
        <w:t xml:space="preserve"> Cambridge Univ. P.</w:t>
      </w:r>
    </w:p>
    <w:p w14:paraId="26368A6E" w14:textId="7C22CE2E" w:rsidR="00CA399D" w:rsidRDefault="00F505F8" w:rsidP="00410962">
      <w:pPr>
        <w:spacing w:line="480" w:lineRule="auto"/>
        <w:ind w:left="993" w:hanging="993"/>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Veiga, P., Rubal, M., &amp; Sousa-Pinto, I. (2014). Structural complexity of macroalgae influences epifaunal assemblages associated with native and invasive species. </w:t>
      </w:r>
      <w:r>
        <w:rPr>
          <w:rFonts w:ascii="Times New Roman" w:eastAsia="Times New Roman" w:hAnsi="Times New Roman" w:cs="Times New Roman"/>
          <w:i/>
          <w:highlight w:val="white"/>
        </w:rPr>
        <w:t>Marine Environmental Research</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101</w:t>
      </w:r>
      <w:r>
        <w:rPr>
          <w:rFonts w:ascii="Times New Roman" w:eastAsia="Times New Roman" w:hAnsi="Times New Roman" w:cs="Times New Roman"/>
          <w:highlight w:val="white"/>
        </w:rPr>
        <w:t xml:space="preserve">, 115–123. </w:t>
      </w:r>
      <w:r w:rsidR="0076455A" w:rsidRPr="00D933F1">
        <w:rPr>
          <w:rFonts w:ascii="Times New Roman" w:eastAsia="Times New Roman" w:hAnsi="Times New Roman" w:cs="Times New Roman"/>
          <w:highlight w:val="white"/>
        </w:rPr>
        <w:t>https://doi.org/10.1016/j.marenvres.2014.09.007</w:t>
      </w:r>
    </w:p>
    <w:p w14:paraId="2350ADED" w14:textId="5A189541" w:rsidR="00CA399D" w:rsidRDefault="00CA399D" w:rsidP="00410962">
      <w:pPr>
        <w:spacing w:line="480" w:lineRule="auto"/>
        <w:ind w:left="993" w:hanging="993"/>
        <w:rPr>
          <w:rFonts w:ascii="Times New Roman" w:eastAsia="Times New Roman" w:hAnsi="Times New Roman" w:cs="Times New Roman"/>
          <w:highlight w:val="white"/>
        </w:rPr>
      </w:pPr>
      <w:r w:rsidRPr="00CA399D">
        <w:rPr>
          <w:rFonts w:ascii="Times New Roman" w:eastAsia="Times New Roman" w:hAnsi="Times New Roman" w:cs="Times New Roman"/>
        </w:rPr>
        <w:t xml:space="preserve">Yu, Z., Robinson, S., MacDonald, B., Lander, T., &amp; Smith, C. (2019). Effect of diets on the feeding behavior and physiological properties of suspension-feeding sea cucumber </w:t>
      </w:r>
      <w:proofErr w:type="spellStart"/>
      <w:r w:rsidRPr="00CA399D">
        <w:rPr>
          <w:rFonts w:ascii="Times New Roman" w:eastAsia="Times New Roman" w:hAnsi="Times New Roman" w:cs="Times New Roman"/>
          <w:i/>
          <w:iCs/>
        </w:rPr>
        <w:t>Cucumaria</w:t>
      </w:r>
      <w:proofErr w:type="spellEnd"/>
      <w:r w:rsidRPr="00CA399D">
        <w:rPr>
          <w:rFonts w:ascii="Times New Roman" w:eastAsia="Times New Roman" w:hAnsi="Times New Roman" w:cs="Times New Roman"/>
          <w:i/>
          <w:iCs/>
        </w:rPr>
        <w:t xml:space="preserve"> frondosa</w:t>
      </w:r>
      <w:r w:rsidRPr="00CA399D">
        <w:rPr>
          <w:rFonts w:ascii="Times New Roman" w:eastAsia="Times New Roman" w:hAnsi="Times New Roman" w:cs="Times New Roman"/>
        </w:rPr>
        <w:t>. Journal of Oceanology and Limnology, 38(3), 883–893. https://doi.org/10.1007/s00343-019-9190-x</w:t>
      </w:r>
    </w:p>
    <w:p w14:paraId="000000BD" w14:textId="77777777" w:rsidR="00887565" w:rsidRDefault="00887565" w:rsidP="00BA3FD0">
      <w:pPr>
        <w:spacing w:line="480" w:lineRule="auto"/>
        <w:ind w:left="993" w:hanging="993"/>
        <w:rPr>
          <w:rFonts w:ascii="Times New Roman" w:eastAsia="Times New Roman" w:hAnsi="Times New Roman" w:cs="Times New Roman"/>
          <w:highlight w:val="white"/>
        </w:rPr>
      </w:pPr>
    </w:p>
    <w:sectPr w:rsidR="0088756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ara Kattler">
    <w15:presenceInfo w15:providerId="AD" w15:userId="S::kiarak@sfu.ca::705546e9-a407-4811-87a5-69327b2010f8"/>
  </w15:person>
  <w15:person w15:author="Isabelle Cote">
    <w15:presenceInfo w15:providerId="AD" w15:userId="S::imcote@sfuca0.onmicrosoft.com::21a460bd-e3fc-4d58-9196-46caf887a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65"/>
    <w:rsid w:val="0000406B"/>
    <w:rsid w:val="000138D0"/>
    <w:rsid w:val="000223C3"/>
    <w:rsid w:val="00026487"/>
    <w:rsid w:val="0004647D"/>
    <w:rsid w:val="00067497"/>
    <w:rsid w:val="00070800"/>
    <w:rsid w:val="00072625"/>
    <w:rsid w:val="000836B6"/>
    <w:rsid w:val="000907B3"/>
    <w:rsid w:val="000C1B01"/>
    <w:rsid w:val="000F09DA"/>
    <w:rsid w:val="000F5143"/>
    <w:rsid w:val="000F7EC5"/>
    <w:rsid w:val="0010385B"/>
    <w:rsid w:val="00105703"/>
    <w:rsid w:val="00124E2F"/>
    <w:rsid w:val="00143C9B"/>
    <w:rsid w:val="00151A95"/>
    <w:rsid w:val="0015239F"/>
    <w:rsid w:val="00152E98"/>
    <w:rsid w:val="001610AE"/>
    <w:rsid w:val="00161748"/>
    <w:rsid w:val="00161A87"/>
    <w:rsid w:val="00170758"/>
    <w:rsid w:val="00170F37"/>
    <w:rsid w:val="00181D7D"/>
    <w:rsid w:val="00182B12"/>
    <w:rsid w:val="00182E1B"/>
    <w:rsid w:val="00183FA1"/>
    <w:rsid w:val="00193402"/>
    <w:rsid w:val="00194467"/>
    <w:rsid w:val="001949B8"/>
    <w:rsid w:val="00195C25"/>
    <w:rsid w:val="0019629C"/>
    <w:rsid w:val="001A7594"/>
    <w:rsid w:val="001C01EF"/>
    <w:rsid w:val="001C2EFF"/>
    <w:rsid w:val="001C3A4C"/>
    <w:rsid w:val="001D6804"/>
    <w:rsid w:val="001E02BB"/>
    <w:rsid w:val="001E4F72"/>
    <w:rsid w:val="001F6002"/>
    <w:rsid w:val="00205A8A"/>
    <w:rsid w:val="00205D0E"/>
    <w:rsid w:val="00213486"/>
    <w:rsid w:val="00224A35"/>
    <w:rsid w:val="0023502C"/>
    <w:rsid w:val="00240676"/>
    <w:rsid w:val="002421AC"/>
    <w:rsid w:val="00242357"/>
    <w:rsid w:val="00261EE3"/>
    <w:rsid w:val="002749E7"/>
    <w:rsid w:val="002914A1"/>
    <w:rsid w:val="002A619C"/>
    <w:rsid w:val="002B17E5"/>
    <w:rsid w:val="002B4F28"/>
    <w:rsid w:val="002B5D31"/>
    <w:rsid w:val="002C1F86"/>
    <w:rsid w:val="002E0E64"/>
    <w:rsid w:val="00324088"/>
    <w:rsid w:val="00334532"/>
    <w:rsid w:val="00335E28"/>
    <w:rsid w:val="003448A5"/>
    <w:rsid w:val="00352643"/>
    <w:rsid w:val="0035349A"/>
    <w:rsid w:val="003578A5"/>
    <w:rsid w:val="00361017"/>
    <w:rsid w:val="0036533A"/>
    <w:rsid w:val="00385AB1"/>
    <w:rsid w:val="00387D72"/>
    <w:rsid w:val="00392AAE"/>
    <w:rsid w:val="00395DE2"/>
    <w:rsid w:val="003D7076"/>
    <w:rsid w:val="003E0264"/>
    <w:rsid w:val="003E1845"/>
    <w:rsid w:val="003E6A1B"/>
    <w:rsid w:val="003F1FD8"/>
    <w:rsid w:val="003F36C1"/>
    <w:rsid w:val="00410962"/>
    <w:rsid w:val="004116E0"/>
    <w:rsid w:val="004140DD"/>
    <w:rsid w:val="0041494D"/>
    <w:rsid w:val="004241D9"/>
    <w:rsid w:val="00431B99"/>
    <w:rsid w:val="0044110E"/>
    <w:rsid w:val="0047004B"/>
    <w:rsid w:val="0048071D"/>
    <w:rsid w:val="00493D51"/>
    <w:rsid w:val="004A0824"/>
    <w:rsid w:val="004A2D64"/>
    <w:rsid w:val="004B25B9"/>
    <w:rsid w:val="004B5133"/>
    <w:rsid w:val="004E1E59"/>
    <w:rsid w:val="004F14D8"/>
    <w:rsid w:val="004F513F"/>
    <w:rsid w:val="004F5CD2"/>
    <w:rsid w:val="00500421"/>
    <w:rsid w:val="0051086C"/>
    <w:rsid w:val="00512C28"/>
    <w:rsid w:val="00514C6D"/>
    <w:rsid w:val="00520205"/>
    <w:rsid w:val="00537AF9"/>
    <w:rsid w:val="005408F5"/>
    <w:rsid w:val="00560445"/>
    <w:rsid w:val="00565487"/>
    <w:rsid w:val="005735F9"/>
    <w:rsid w:val="005737CF"/>
    <w:rsid w:val="00575E74"/>
    <w:rsid w:val="00585F36"/>
    <w:rsid w:val="00590ACB"/>
    <w:rsid w:val="00595685"/>
    <w:rsid w:val="00596B24"/>
    <w:rsid w:val="005A16E9"/>
    <w:rsid w:val="005A2C6C"/>
    <w:rsid w:val="005B377E"/>
    <w:rsid w:val="005C55B2"/>
    <w:rsid w:val="005C6450"/>
    <w:rsid w:val="005C6746"/>
    <w:rsid w:val="005F4662"/>
    <w:rsid w:val="00612CAC"/>
    <w:rsid w:val="00615E3C"/>
    <w:rsid w:val="00616932"/>
    <w:rsid w:val="00627008"/>
    <w:rsid w:val="00643F7C"/>
    <w:rsid w:val="006542B1"/>
    <w:rsid w:val="006656DB"/>
    <w:rsid w:val="00681547"/>
    <w:rsid w:val="00685052"/>
    <w:rsid w:val="00694B67"/>
    <w:rsid w:val="006A33C4"/>
    <w:rsid w:val="006B28D9"/>
    <w:rsid w:val="006B3013"/>
    <w:rsid w:val="006B3A32"/>
    <w:rsid w:val="006C0628"/>
    <w:rsid w:val="006C652B"/>
    <w:rsid w:val="006D7801"/>
    <w:rsid w:val="006E129D"/>
    <w:rsid w:val="006E3A0B"/>
    <w:rsid w:val="006E5112"/>
    <w:rsid w:val="006E7223"/>
    <w:rsid w:val="006F049D"/>
    <w:rsid w:val="006F19BA"/>
    <w:rsid w:val="006F2410"/>
    <w:rsid w:val="006F3061"/>
    <w:rsid w:val="006F534A"/>
    <w:rsid w:val="006F5D03"/>
    <w:rsid w:val="00702F06"/>
    <w:rsid w:val="00732A0F"/>
    <w:rsid w:val="00733565"/>
    <w:rsid w:val="00744F86"/>
    <w:rsid w:val="00747C86"/>
    <w:rsid w:val="007539D9"/>
    <w:rsid w:val="007567EF"/>
    <w:rsid w:val="0076013F"/>
    <w:rsid w:val="0076455A"/>
    <w:rsid w:val="00771980"/>
    <w:rsid w:val="007750A1"/>
    <w:rsid w:val="00775E63"/>
    <w:rsid w:val="00785B30"/>
    <w:rsid w:val="00786263"/>
    <w:rsid w:val="00791EE2"/>
    <w:rsid w:val="0079608F"/>
    <w:rsid w:val="007A5AD4"/>
    <w:rsid w:val="007C33D3"/>
    <w:rsid w:val="007C4915"/>
    <w:rsid w:val="007D0D4D"/>
    <w:rsid w:val="007F2441"/>
    <w:rsid w:val="007F7F62"/>
    <w:rsid w:val="00805AFA"/>
    <w:rsid w:val="008065A4"/>
    <w:rsid w:val="008153AD"/>
    <w:rsid w:val="008159FF"/>
    <w:rsid w:val="0082104F"/>
    <w:rsid w:val="00821849"/>
    <w:rsid w:val="00835AA0"/>
    <w:rsid w:val="008375A4"/>
    <w:rsid w:val="00840B45"/>
    <w:rsid w:val="0084469D"/>
    <w:rsid w:val="00856D0D"/>
    <w:rsid w:val="00872F3F"/>
    <w:rsid w:val="00885EF6"/>
    <w:rsid w:val="00887565"/>
    <w:rsid w:val="00894875"/>
    <w:rsid w:val="00896B55"/>
    <w:rsid w:val="008A62F1"/>
    <w:rsid w:val="008A7FBF"/>
    <w:rsid w:val="008B21EC"/>
    <w:rsid w:val="008B2B3B"/>
    <w:rsid w:val="008E416C"/>
    <w:rsid w:val="008E7D14"/>
    <w:rsid w:val="008F1E6C"/>
    <w:rsid w:val="008F5969"/>
    <w:rsid w:val="008F6852"/>
    <w:rsid w:val="00901EE8"/>
    <w:rsid w:val="00913FA5"/>
    <w:rsid w:val="00916BDB"/>
    <w:rsid w:val="00916EBA"/>
    <w:rsid w:val="00925E9B"/>
    <w:rsid w:val="00927DDA"/>
    <w:rsid w:val="00932C90"/>
    <w:rsid w:val="00934EE2"/>
    <w:rsid w:val="00942ACE"/>
    <w:rsid w:val="009433B6"/>
    <w:rsid w:val="00944844"/>
    <w:rsid w:val="00946D25"/>
    <w:rsid w:val="009567E3"/>
    <w:rsid w:val="00961557"/>
    <w:rsid w:val="00962071"/>
    <w:rsid w:val="00966441"/>
    <w:rsid w:val="00971FA5"/>
    <w:rsid w:val="00980A0F"/>
    <w:rsid w:val="00984F0A"/>
    <w:rsid w:val="009877D2"/>
    <w:rsid w:val="00990C79"/>
    <w:rsid w:val="00992D5D"/>
    <w:rsid w:val="00994C93"/>
    <w:rsid w:val="009A1B00"/>
    <w:rsid w:val="009A3834"/>
    <w:rsid w:val="009A7B22"/>
    <w:rsid w:val="009B0717"/>
    <w:rsid w:val="009B5E4D"/>
    <w:rsid w:val="009C31FC"/>
    <w:rsid w:val="009D3B73"/>
    <w:rsid w:val="009E591E"/>
    <w:rsid w:val="009E7DDF"/>
    <w:rsid w:val="009F6935"/>
    <w:rsid w:val="009F760C"/>
    <w:rsid w:val="00A03039"/>
    <w:rsid w:val="00A07918"/>
    <w:rsid w:val="00A131E5"/>
    <w:rsid w:val="00A16414"/>
    <w:rsid w:val="00A30E20"/>
    <w:rsid w:val="00A32D37"/>
    <w:rsid w:val="00A36122"/>
    <w:rsid w:val="00A41798"/>
    <w:rsid w:val="00A43435"/>
    <w:rsid w:val="00A454B0"/>
    <w:rsid w:val="00A51408"/>
    <w:rsid w:val="00A55DE8"/>
    <w:rsid w:val="00A5672A"/>
    <w:rsid w:val="00A8600D"/>
    <w:rsid w:val="00A868BB"/>
    <w:rsid w:val="00A876B2"/>
    <w:rsid w:val="00A91A8F"/>
    <w:rsid w:val="00A96283"/>
    <w:rsid w:val="00A973F0"/>
    <w:rsid w:val="00A975E1"/>
    <w:rsid w:val="00AA45FD"/>
    <w:rsid w:val="00AB2AE7"/>
    <w:rsid w:val="00AC3724"/>
    <w:rsid w:val="00AD7803"/>
    <w:rsid w:val="00AE70DA"/>
    <w:rsid w:val="00B03F6D"/>
    <w:rsid w:val="00B11697"/>
    <w:rsid w:val="00B15CEC"/>
    <w:rsid w:val="00B211D8"/>
    <w:rsid w:val="00B279D0"/>
    <w:rsid w:val="00B46E2B"/>
    <w:rsid w:val="00B618B4"/>
    <w:rsid w:val="00B64960"/>
    <w:rsid w:val="00B713FC"/>
    <w:rsid w:val="00B7719D"/>
    <w:rsid w:val="00B771A9"/>
    <w:rsid w:val="00B80461"/>
    <w:rsid w:val="00B81A06"/>
    <w:rsid w:val="00B84345"/>
    <w:rsid w:val="00BA3AB9"/>
    <w:rsid w:val="00BA3FD0"/>
    <w:rsid w:val="00BA7AB2"/>
    <w:rsid w:val="00BB664C"/>
    <w:rsid w:val="00BC1F85"/>
    <w:rsid w:val="00BD3A7C"/>
    <w:rsid w:val="00BD4A71"/>
    <w:rsid w:val="00BD6620"/>
    <w:rsid w:val="00BD6ABA"/>
    <w:rsid w:val="00BE1ACD"/>
    <w:rsid w:val="00BE74E2"/>
    <w:rsid w:val="00BF2062"/>
    <w:rsid w:val="00C12634"/>
    <w:rsid w:val="00C3137F"/>
    <w:rsid w:val="00C4088E"/>
    <w:rsid w:val="00C42B87"/>
    <w:rsid w:val="00C47D41"/>
    <w:rsid w:val="00C54722"/>
    <w:rsid w:val="00C736B9"/>
    <w:rsid w:val="00C8239A"/>
    <w:rsid w:val="00C85C66"/>
    <w:rsid w:val="00C97059"/>
    <w:rsid w:val="00CA399D"/>
    <w:rsid w:val="00CA49A7"/>
    <w:rsid w:val="00CA610D"/>
    <w:rsid w:val="00CB6309"/>
    <w:rsid w:val="00CC5BB7"/>
    <w:rsid w:val="00CC6DE9"/>
    <w:rsid w:val="00CD58F9"/>
    <w:rsid w:val="00CD5ED8"/>
    <w:rsid w:val="00CE3033"/>
    <w:rsid w:val="00CE7B75"/>
    <w:rsid w:val="00D0323F"/>
    <w:rsid w:val="00D0399F"/>
    <w:rsid w:val="00D11B29"/>
    <w:rsid w:val="00D23BB9"/>
    <w:rsid w:val="00D23E28"/>
    <w:rsid w:val="00D25E6C"/>
    <w:rsid w:val="00D343CD"/>
    <w:rsid w:val="00D368E4"/>
    <w:rsid w:val="00D4189F"/>
    <w:rsid w:val="00D51824"/>
    <w:rsid w:val="00D65591"/>
    <w:rsid w:val="00D659DF"/>
    <w:rsid w:val="00D71BF4"/>
    <w:rsid w:val="00D75E90"/>
    <w:rsid w:val="00D84AA5"/>
    <w:rsid w:val="00D867A0"/>
    <w:rsid w:val="00D90B51"/>
    <w:rsid w:val="00D933F1"/>
    <w:rsid w:val="00DA16C7"/>
    <w:rsid w:val="00DB7467"/>
    <w:rsid w:val="00DC43A1"/>
    <w:rsid w:val="00DC555C"/>
    <w:rsid w:val="00DD0855"/>
    <w:rsid w:val="00DD1182"/>
    <w:rsid w:val="00DD68F5"/>
    <w:rsid w:val="00DE128B"/>
    <w:rsid w:val="00DE3318"/>
    <w:rsid w:val="00DE78C1"/>
    <w:rsid w:val="00E002D4"/>
    <w:rsid w:val="00E05AD6"/>
    <w:rsid w:val="00E06ABF"/>
    <w:rsid w:val="00E1453C"/>
    <w:rsid w:val="00E258A6"/>
    <w:rsid w:val="00E43FEB"/>
    <w:rsid w:val="00E46B5B"/>
    <w:rsid w:val="00E519EC"/>
    <w:rsid w:val="00E54881"/>
    <w:rsid w:val="00E55EAC"/>
    <w:rsid w:val="00E56614"/>
    <w:rsid w:val="00E67749"/>
    <w:rsid w:val="00E67F90"/>
    <w:rsid w:val="00E73C27"/>
    <w:rsid w:val="00E85FA1"/>
    <w:rsid w:val="00E9352E"/>
    <w:rsid w:val="00EA7C27"/>
    <w:rsid w:val="00EB7E3C"/>
    <w:rsid w:val="00EC5B2B"/>
    <w:rsid w:val="00EE29B8"/>
    <w:rsid w:val="00EE47DB"/>
    <w:rsid w:val="00EE78B9"/>
    <w:rsid w:val="00EE7E33"/>
    <w:rsid w:val="00EF3533"/>
    <w:rsid w:val="00EF3D0F"/>
    <w:rsid w:val="00F04135"/>
    <w:rsid w:val="00F16287"/>
    <w:rsid w:val="00F23D55"/>
    <w:rsid w:val="00F333F7"/>
    <w:rsid w:val="00F371AA"/>
    <w:rsid w:val="00F505F8"/>
    <w:rsid w:val="00F569E9"/>
    <w:rsid w:val="00F62AE0"/>
    <w:rsid w:val="00F65D6D"/>
    <w:rsid w:val="00F67275"/>
    <w:rsid w:val="00F76E40"/>
    <w:rsid w:val="00F77BB6"/>
    <w:rsid w:val="00FA0A4B"/>
    <w:rsid w:val="00FA69B9"/>
    <w:rsid w:val="00FA78BC"/>
    <w:rsid w:val="00FC184B"/>
    <w:rsid w:val="00FC1E77"/>
    <w:rsid w:val="00FC2881"/>
    <w:rsid w:val="00FF0031"/>
    <w:rsid w:val="00FF10EB"/>
    <w:rsid w:val="00FF110F"/>
    <w:rsid w:val="00FF3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B5E7"/>
  <w15:docId w15:val="{B299D35D-6260-4164-BA6C-1E3D9708E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76455A"/>
    <w:rPr>
      <w:color w:val="0563C1" w:themeColor="hyperlink"/>
      <w:u w:val="single"/>
    </w:rPr>
  </w:style>
  <w:style w:type="character" w:styleId="UnresolvedMention">
    <w:name w:val="Unresolved Mention"/>
    <w:basedOn w:val="DefaultParagraphFont"/>
    <w:uiPriority w:val="99"/>
    <w:semiHidden/>
    <w:unhideWhenUsed/>
    <w:rsid w:val="0076455A"/>
    <w:rPr>
      <w:color w:val="605E5C"/>
      <w:shd w:val="clear" w:color="auto" w:fill="E1DFDD"/>
    </w:rPr>
  </w:style>
  <w:style w:type="character" w:styleId="CommentReference">
    <w:name w:val="annotation reference"/>
    <w:basedOn w:val="DefaultParagraphFont"/>
    <w:uiPriority w:val="99"/>
    <w:semiHidden/>
    <w:unhideWhenUsed/>
    <w:rsid w:val="00744F86"/>
    <w:rPr>
      <w:sz w:val="16"/>
      <w:szCs w:val="16"/>
    </w:rPr>
  </w:style>
  <w:style w:type="paragraph" w:styleId="CommentText">
    <w:name w:val="annotation text"/>
    <w:basedOn w:val="Normal"/>
    <w:link w:val="CommentTextChar"/>
    <w:uiPriority w:val="99"/>
    <w:unhideWhenUsed/>
    <w:rsid w:val="00744F86"/>
    <w:rPr>
      <w:sz w:val="20"/>
      <w:szCs w:val="20"/>
    </w:rPr>
  </w:style>
  <w:style w:type="character" w:customStyle="1" w:styleId="CommentTextChar">
    <w:name w:val="Comment Text Char"/>
    <w:basedOn w:val="DefaultParagraphFont"/>
    <w:link w:val="CommentText"/>
    <w:uiPriority w:val="99"/>
    <w:rsid w:val="00744F86"/>
    <w:rPr>
      <w:sz w:val="20"/>
      <w:szCs w:val="20"/>
    </w:rPr>
  </w:style>
  <w:style w:type="paragraph" w:styleId="CommentSubject">
    <w:name w:val="annotation subject"/>
    <w:basedOn w:val="CommentText"/>
    <w:next w:val="CommentText"/>
    <w:link w:val="CommentSubjectChar"/>
    <w:uiPriority w:val="99"/>
    <w:semiHidden/>
    <w:unhideWhenUsed/>
    <w:rsid w:val="00744F86"/>
    <w:rPr>
      <w:b/>
      <w:bCs/>
    </w:rPr>
  </w:style>
  <w:style w:type="character" w:customStyle="1" w:styleId="CommentSubjectChar">
    <w:name w:val="Comment Subject Char"/>
    <w:basedOn w:val="CommentTextChar"/>
    <w:link w:val="CommentSubject"/>
    <w:uiPriority w:val="99"/>
    <w:semiHidden/>
    <w:rsid w:val="00744F86"/>
    <w:rPr>
      <w:b/>
      <w:bCs/>
      <w:sz w:val="20"/>
      <w:szCs w:val="20"/>
    </w:rPr>
  </w:style>
  <w:style w:type="paragraph" w:styleId="NormalWeb">
    <w:name w:val="Normal (Web)"/>
    <w:basedOn w:val="Normal"/>
    <w:uiPriority w:val="99"/>
    <w:unhideWhenUsed/>
    <w:rsid w:val="0076013F"/>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821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8141364">
      <w:bodyDiv w:val="1"/>
      <w:marLeft w:val="0"/>
      <w:marRight w:val="0"/>
      <w:marTop w:val="0"/>
      <w:marBottom w:val="0"/>
      <w:divBdr>
        <w:top w:val="none" w:sz="0" w:space="0" w:color="auto"/>
        <w:left w:val="none" w:sz="0" w:space="0" w:color="auto"/>
        <w:bottom w:val="none" w:sz="0" w:space="0" w:color="auto"/>
        <w:right w:val="none" w:sz="0" w:space="0" w:color="auto"/>
      </w:divBdr>
      <w:divsChild>
        <w:div w:id="1603223499">
          <w:marLeft w:val="0"/>
          <w:marRight w:val="0"/>
          <w:marTop w:val="0"/>
          <w:marBottom w:val="0"/>
          <w:divBdr>
            <w:top w:val="none" w:sz="0" w:space="0" w:color="auto"/>
            <w:left w:val="none" w:sz="0" w:space="0" w:color="auto"/>
            <w:bottom w:val="none" w:sz="0" w:space="0" w:color="auto"/>
            <w:right w:val="none" w:sz="0" w:space="0" w:color="auto"/>
          </w:divBdr>
        </w:div>
      </w:divsChild>
    </w:div>
    <w:div w:id="180153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126/science.182.4116.975"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8kQ+ubMDBlASNMH5iKmIpkfON8A==">AMUW2mWx7Pr4ACgXw+hGyIec1ATxaRU8VEanjX0E4YZKiV6vNrnXSRbieJMv15nO3bblJrCoN7C9itfRbPaFgI7eG7LMAn5Q5JtRBJ2w+RpCcxl5oH4PTsI=</go:docsCustomData>
</go:gDocsCustomXmlDataStorage>
</file>

<file path=customXml/itemProps1.xml><?xml version="1.0" encoding="utf-8"?>
<ds:datastoreItem xmlns:ds="http://schemas.openxmlformats.org/officeDocument/2006/customXml" ds:itemID="{ECB29CAF-F8A3-4D1A-8452-7F9EBCEACE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4566</Words>
  <Characters>26029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Kiara Kattler</dc:creator>
  <cp:keywords/>
  <dc:description/>
  <cp:lastModifiedBy>jocelyn heywood</cp:lastModifiedBy>
  <cp:revision>2</cp:revision>
  <cp:lastPrinted>2022-07-22T01:04:00Z</cp:lastPrinted>
  <dcterms:created xsi:type="dcterms:W3CDTF">2025-04-22T05:15:00Z</dcterms:created>
  <dcterms:modified xsi:type="dcterms:W3CDTF">2025-04-22T05:15:00Z</dcterms:modified>
</cp:coreProperties>
</file>