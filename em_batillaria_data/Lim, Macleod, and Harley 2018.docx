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B02C9A" w14:textId="77777777" w:rsidR="00CC590A" w:rsidRPr="001213F0" w:rsidRDefault="00CC590A" w:rsidP="00CC590A">
      <w:pPr>
        <w:jc w:val="center"/>
        <w:rPr>
          <w:rFonts w:ascii="Times New Roman" w:eastAsia="Times New Roman" w:hAnsi="Times New Roman" w:cs="Times New Roman"/>
          <w:b/>
          <w:bCs/>
          <w:lang w:val="en-CA"/>
        </w:rPr>
      </w:pPr>
      <w:r w:rsidRPr="001213F0">
        <w:rPr>
          <w:rFonts w:ascii="Times New Roman" w:eastAsia="Times New Roman" w:hAnsi="Times New Roman" w:cs="Times New Roman"/>
          <w:b/>
          <w:bCs/>
          <w:lang w:val="en-CA"/>
        </w:rPr>
        <w:t>I</w:t>
      </w:r>
      <w:r>
        <w:rPr>
          <w:rFonts w:ascii="Times New Roman" w:eastAsia="Times New Roman" w:hAnsi="Times New Roman" w:cs="Times New Roman"/>
          <w:b/>
          <w:bCs/>
          <w:lang w:val="en-CA"/>
        </w:rPr>
        <w:t>nvasion of the body snatchers: Parasites alter behaviour and morphology of an invasive snail</w:t>
      </w:r>
    </w:p>
    <w:p w14:paraId="42ABD421" w14:textId="77777777" w:rsidR="00CC590A" w:rsidRPr="00CC590A" w:rsidRDefault="00CC590A" w:rsidP="00CC590A">
      <w:pPr>
        <w:spacing w:after="360"/>
        <w:jc w:val="center"/>
        <w:rPr>
          <w:rFonts w:ascii="Times New Roman" w:eastAsia="Times New Roman" w:hAnsi="Times New Roman" w:cs="Times New Roman"/>
          <w:b/>
          <w:sz w:val="20"/>
          <w:szCs w:val="20"/>
          <w:lang w:val="en-CA"/>
        </w:rPr>
      </w:pPr>
    </w:p>
    <w:p w14:paraId="54F5DB11" w14:textId="77777777" w:rsidR="00CC590A" w:rsidRDefault="00CC590A" w:rsidP="00CC590A">
      <w:pPr>
        <w:spacing w:after="360"/>
        <w:jc w:val="center"/>
        <w:rPr>
          <w:rFonts w:ascii="Times New Roman" w:eastAsia="Times New Roman" w:hAnsi="Times New Roman" w:cs="Times New Roman"/>
          <w:sz w:val="21"/>
          <w:szCs w:val="21"/>
          <w:vertAlign w:val="superscript"/>
          <w:lang w:val="en-CA"/>
        </w:rPr>
      </w:pPr>
      <w:r w:rsidRPr="00CC590A">
        <w:rPr>
          <w:rFonts w:ascii="Times New Roman" w:eastAsia="Times New Roman" w:hAnsi="Times New Roman" w:cs="Times New Roman"/>
          <w:sz w:val="20"/>
          <w:szCs w:val="20"/>
          <w:lang w:val="en-CA"/>
        </w:rPr>
        <w:t>Em G Lim</w:t>
      </w:r>
      <w:r w:rsidRPr="00CC590A">
        <w:rPr>
          <w:rFonts w:ascii="Times New Roman" w:eastAsia="Times New Roman" w:hAnsi="Times New Roman" w:cs="Times New Roman"/>
          <w:sz w:val="20"/>
          <w:szCs w:val="20"/>
          <w:vertAlign w:val="superscript"/>
          <w:lang w:val="en-CA"/>
        </w:rPr>
        <w:t>1</w:t>
      </w:r>
      <w:r w:rsidRPr="00CC590A">
        <w:rPr>
          <w:rFonts w:ascii="Times New Roman" w:eastAsia="Times New Roman" w:hAnsi="Times New Roman" w:cs="Times New Roman"/>
          <w:sz w:val="20"/>
          <w:szCs w:val="20"/>
          <w:lang w:val="en-CA"/>
        </w:rPr>
        <w:t xml:space="preserve">, </w:t>
      </w:r>
      <w:r>
        <w:rPr>
          <w:rFonts w:ascii="Times New Roman" w:eastAsia="Times New Roman" w:hAnsi="Times New Roman" w:cs="Times New Roman"/>
          <w:sz w:val="20"/>
          <w:szCs w:val="20"/>
          <w:lang w:val="en-CA"/>
        </w:rPr>
        <w:t>Colin MacLeod</w:t>
      </w:r>
      <w:r>
        <w:rPr>
          <w:rFonts w:ascii="Times New Roman" w:eastAsia="Times New Roman" w:hAnsi="Times New Roman" w:cs="Times New Roman"/>
          <w:sz w:val="20"/>
          <w:szCs w:val="20"/>
          <w:vertAlign w:val="superscript"/>
          <w:lang w:val="en-CA"/>
        </w:rPr>
        <w:t>1</w:t>
      </w:r>
      <w:r>
        <w:rPr>
          <w:rFonts w:ascii="Times New Roman" w:eastAsia="Times New Roman" w:hAnsi="Times New Roman" w:cs="Times New Roman"/>
          <w:sz w:val="20"/>
          <w:szCs w:val="20"/>
          <w:lang w:val="en-CA"/>
        </w:rPr>
        <w:t>, Brianna Heese</w:t>
      </w:r>
      <w:r>
        <w:rPr>
          <w:rFonts w:ascii="Times New Roman" w:eastAsia="Times New Roman" w:hAnsi="Times New Roman" w:cs="Times New Roman"/>
          <w:sz w:val="21"/>
          <w:szCs w:val="21"/>
          <w:vertAlign w:val="superscript"/>
          <w:lang w:val="en-CA"/>
        </w:rPr>
        <w:t>3</w:t>
      </w:r>
      <w:r>
        <w:rPr>
          <w:rFonts w:ascii="Times New Roman" w:eastAsia="Times New Roman" w:hAnsi="Times New Roman" w:cs="Times New Roman"/>
          <w:sz w:val="20"/>
          <w:szCs w:val="20"/>
          <w:lang w:val="en-CA"/>
        </w:rPr>
        <w:t>, and Christopher DG Harley</w:t>
      </w:r>
      <w:r>
        <w:rPr>
          <w:rFonts w:ascii="Times New Roman" w:eastAsia="Times New Roman" w:hAnsi="Times New Roman" w:cs="Times New Roman"/>
          <w:sz w:val="21"/>
          <w:szCs w:val="21"/>
          <w:vertAlign w:val="superscript"/>
          <w:lang w:val="en-CA"/>
        </w:rPr>
        <w:t>1,2</w:t>
      </w:r>
    </w:p>
    <w:p w14:paraId="76E1F649" w14:textId="77777777" w:rsidR="00CC590A" w:rsidRPr="00CC590A" w:rsidRDefault="00CC590A" w:rsidP="00CC590A">
      <w:pPr>
        <w:spacing w:after="360"/>
        <w:jc w:val="center"/>
        <w:rPr>
          <w:rFonts w:ascii="Times New Roman" w:eastAsia="Times New Roman" w:hAnsi="Times New Roman" w:cs="Times New Roman"/>
          <w:sz w:val="21"/>
          <w:szCs w:val="21"/>
          <w:vertAlign w:val="superscript"/>
          <w:lang w:val="en-CA"/>
        </w:rPr>
      </w:pPr>
    </w:p>
    <w:p w14:paraId="55B249ED" w14:textId="77777777" w:rsidR="00CC590A" w:rsidRPr="00CC590A" w:rsidRDefault="00CC590A" w:rsidP="00CC590A">
      <w:pPr>
        <w:spacing w:line="480" w:lineRule="auto"/>
        <w:rPr>
          <w:rFonts w:ascii="Times New Roman" w:hAnsi="Times New Roman" w:cs="Times New Roman"/>
          <w:color w:val="000000"/>
          <w:sz w:val="20"/>
          <w:szCs w:val="20"/>
        </w:rPr>
      </w:pPr>
      <w:r w:rsidRPr="00CC590A">
        <w:rPr>
          <w:rFonts w:ascii="Times New Roman" w:hAnsi="Times New Roman" w:cs="Times New Roman"/>
          <w:color w:val="000000"/>
          <w:sz w:val="20"/>
          <w:szCs w:val="20"/>
        </w:rPr>
        <w:t>1. Department of Zoology, University of British Columbia, Vancouver, BC, Canada</w:t>
      </w:r>
    </w:p>
    <w:p w14:paraId="33CAE93B" w14:textId="77777777" w:rsidR="00CC590A" w:rsidRDefault="00CC590A" w:rsidP="00CC590A">
      <w:pPr>
        <w:spacing w:line="480" w:lineRule="auto"/>
        <w:rPr>
          <w:rFonts w:ascii="Times New Roman" w:hAnsi="Times New Roman" w:cs="Times New Roman"/>
          <w:color w:val="000000"/>
          <w:sz w:val="20"/>
          <w:szCs w:val="20"/>
        </w:rPr>
      </w:pPr>
      <w:r w:rsidRPr="00CC590A">
        <w:rPr>
          <w:rFonts w:ascii="Times New Roman" w:hAnsi="Times New Roman" w:cs="Times New Roman"/>
          <w:color w:val="000000"/>
          <w:sz w:val="20"/>
          <w:szCs w:val="20"/>
        </w:rPr>
        <w:t>2. Institute for the Oceans and Fisheries, University of British Columbia, Vancouver, BC, Canada</w:t>
      </w:r>
    </w:p>
    <w:p w14:paraId="0A625800" w14:textId="77777777" w:rsidR="00CC590A" w:rsidRPr="00CC590A" w:rsidRDefault="00CC590A" w:rsidP="00CC590A">
      <w:pPr>
        <w:spacing w:line="480" w:lineRule="auto"/>
        <w:rPr>
          <w:rFonts w:ascii="Times New Roman" w:hAnsi="Times New Roman" w:cs="Times New Roman"/>
          <w:color w:val="000000"/>
          <w:sz w:val="20"/>
          <w:szCs w:val="20"/>
          <w:lang w:val="en-CA"/>
        </w:rPr>
      </w:pPr>
      <w:r>
        <w:rPr>
          <w:rFonts w:ascii="Times New Roman" w:hAnsi="Times New Roman" w:cs="Times New Roman"/>
          <w:color w:val="000000"/>
          <w:sz w:val="20"/>
          <w:szCs w:val="20"/>
        </w:rPr>
        <w:t xml:space="preserve">3. </w:t>
      </w:r>
      <w:r w:rsidRPr="00CC590A">
        <w:rPr>
          <w:rFonts w:ascii="Times New Roman" w:hAnsi="Times New Roman" w:cs="Times New Roman"/>
          <w:color w:val="000000"/>
          <w:sz w:val="20"/>
          <w:szCs w:val="20"/>
          <w:lang w:val="en-CA"/>
        </w:rPr>
        <w:t>Vancouver Island University </w:t>
      </w:r>
    </w:p>
    <w:p w14:paraId="79D6AA20" w14:textId="77777777" w:rsidR="00CC590A" w:rsidRPr="00CC590A" w:rsidRDefault="00CC590A" w:rsidP="00CC590A">
      <w:pPr>
        <w:spacing w:line="480" w:lineRule="auto"/>
        <w:rPr>
          <w:rFonts w:ascii="Times New Roman" w:hAnsi="Times New Roman" w:cs="Times New Roman"/>
          <w:color w:val="000000"/>
          <w:sz w:val="20"/>
          <w:szCs w:val="20"/>
        </w:rPr>
      </w:pPr>
    </w:p>
    <w:p w14:paraId="3B497B52" w14:textId="77777777" w:rsidR="00CC590A" w:rsidRPr="00CC590A" w:rsidRDefault="00CC590A" w:rsidP="00CC590A">
      <w:pPr>
        <w:jc w:val="center"/>
        <w:rPr>
          <w:rFonts w:ascii="Times New Roman" w:eastAsia="Times New Roman" w:hAnsi="Times New Roman" w:cs="Times New Roman"/>
          <w:sz w:val="20"/>
          <w:szCs w:val="20"/>
          <w:lang w:val="en-CA"/>
        </w:rPr>
      </w:pPr>
    </w:p>
    <w:p w14:paraId="0D0CCFA2" w14:textId="77777777" w:rsidR="00CC590A" w:rsidRPr="00CC590A" w:rsidRDefault="00CC590A" w:rsidP="00CC590A">
      <w:pPr>
        <w:spacing w:after="360"/>
        <w:rPr>
          <w:rFonts w:ascii="Times New Roman" w:eastAsia="Times New Roman" w:hAnsi="Times New Roman" w:cs="Times New Roman"/>
          <w:sz w:val="20"/>
          <w:szCs w:val="20"/>
          <w:lang w:val="en-CA"/>
        </w:rPr>
      </w:pPr>
    </w:p>
    <w:p w14:paraId="3F864155" w14:textId="77777777" w:rsidR="00CC590A" w:rsidRPr="00CC590A" w:rsidRDefault="00CC590A" w:rsidP="00CC590A">
      <w:pPr>
        <w:spacing w:after="360"/>
        <w:rPr>
          <w:rFonts w:ascii="Times New Roman" w:eastAsia="Times New Roman" w:hAnsi="Times New Roman" w:cs="Times New Roman"/>
          <w:sz w:val="20"/>
          <w:szCs w:val="20"/>
          <w:lang w:val="en-CA"/>
        </w:rPr>
      </w:pPr>
      <w:r w:rsidRPr="00CC590A">
        <w:rPr>
          <w:rFonts w:ascii="Times New Roman" w:eastAsia="Times New Roman" w:hAnsi="Times New Roman" w:cs="Times New Roman"/>
          <w:sz w:val="20"/>
          <w:szCs w:val="20"/>
          <w:lang w:val="en-CA"/>
        </w:rPr>
        <w:t>Corresponding author: EG Lim, emily.lim13@gmail.com</w:t>
      </w:r>
    </w:p>
    <w:p w14:paraId="1C853EA9" w14:textId="77777777" w:rsidR="00CC590A" w:rsidRPr="00CC590A" w:rsidRDefault="00CC590A" w:rsidP="00CC590A">
      <w:pPr>
        <w:spacing w:after="360"/>
        <w:rPr>
          <w:rFonts w:ascii="Times New Roman" w:eastAsia="Times New Roman" w:hAnsi="Times New Roman" w:cs="Times New Roman"/>
          <w:sz w:val="20"/>
          <w:szCs w:val="20"/>
          <w:lang w:val="en-CA"/>
        </w:rPr>
      </w:pPr>
    </w:p>
    <w:p w14:paraId="3EC198A2" w14:textId="77777777" w:rsidR="00CC590A" w:rsidRPr="00CC590A" w:rsidRDefault="00CC590A" w:rsidP="00CC590A">
      <w:pPr>
        <w:spacing w:after="360"/>
        <w:rPr>
          <w:rFonts w:ascii="Times New Roman" w:eastAsia="Times New Roman" w:hAnsi="Times New Roman" w:cs="Times New Roman"/>
          <w:sz w:val="20"/>
          <w:szCs w:val="20"/>
          <w:lang w:val="en-CA"/>
        </w:rPr>
      </w:pPr>
      <w:r w:rsidRPr="00CC590A">
        <w:rPr>
          <w:rFonts w:ascii="Times New Roman" w:eastAsia="Times New Roman" w:hAnsi="Times New Roman" w:cs="Times New Roman"/>
          <w:sz w:val="20"/>
          <w:szCs w:val="20"/>
          <w:lang w:val="en-CA"/>
        </w:rPr>
        <w:t>Present addresses:</w:t>
      </w:r>
    </w:p>
    <w:p w14:paraId="24096462" w14:textId="77777777" w:rsidR="00CC590A" w:rsidRPr="00CC590A" w:rsidRDefault="00CC590A" w:rsidP="00CC590A">
      <w:pPr>
        <w:pBdr>
          <w:top w:val="nil"/>
          <w:left w:val="nil"/>
          <w:bottom w:val="nil"/>
          <w:right w:val="nil"/>
          <w:between w:val="nil"/>
        </w:pBdr>
        <w:spacing w:after="120" w:line="480" w:lineRule="auto"/>
        <w:jc w:val="center"/>
        <w:rPr>
          <w:rFonts w:ascii="Times New Roman" w:eastAsia="Times New Roman" w:hAnsi="Times New Roman" w:cs="Times New Roman"/>
          <w:color w:val="000000"/>
          <w:sz w:val="20"/>
          <w:szCs w:val="20"/>
          <w:lang w:val="en-CA"/>
        </w:rPr>
      </w:pPr>
    </w:p>
    <w:p w14:paraId="175CBBCD" w14:textId="77777777" w:rsidR="00CC590A" w:rsidRPr="00CC590A" w:rsidRDefault="00CC590A" w:rsidP="00CC590A">
      <w:pPr>
        <w:pBdr>
          <w:top w:val="nil"/>
          <w:left w:val="nil"/>
          <w:bottom w:val="nil"/>
          <w:right w:val="nil"/>
          <w:between w:val="nil"/>
        </w:pBdr>
        <w:spacing w:after="120" w:line="480" w:lineRule="auto"/>
        <w:jc w:val="center"/>
        <w:rPr>
          <w:rFonts w:ascii="Times New Roman" w:eastAsia="Times New Roman" w:hAnsi="Times New Roman" w:cs="Times New Roman"/>
          <w:color w:val="000000"/>
          <w:sz w:val="20"/>
          <w:szCs w:val="20"/>
          <w:lang w:val="en-CA"/>
        </w:rPr>
      </w:pPr>
    </w:p>
    <w:p w14:paraId="5B9D63CA" w14:textId="77777777" w:rsidR="00CC590A" w:rsidRPr="00CC590A" w:rsidRDefault="00CC590A" w:rsidP="00CC590A">
      <w:pPr>
        <w:keepNext/>
        <w:keepLines/>
        <w:spacing w:before="360" w:after="120" w:line="480" w:lineRule="auto"/>
        <w:outlineLvl w:val="0"/>
        <w:rPr>
          <w:rFonts w:ascii="Times New Roman" w:eastAsia="Times New Roman" w:hAnsi="Times New Roman" w:cs="Times New Roman"/>
          <w:b/>
          <w:sz w:val="20"/>
          <w:szCs w:val="20"/>
          <w:lang w:val="en-CA"/>
        </w:rPr>
      </w:pPr>
      <w:bookmarkStart w:id="0" w:name="_gjdgxs" w:colFirst="0" w:colLast="0"/>
      <w:bookmarkEnd w:id="0"/>
      <w:r w:rsidRPr="00CC590A">
        <w:rPr>
          <w:rFonts w:ascii="Times New Roman" w:eastAsia="Times New Roman" w:hAnsi="Times New Roman" w:cs="Times New Roman"/>
          <w:b/>
          <w:sz w:val="20"/>
          <w:szCs w:val="20"/>
          <w:lang w:val="en-CA"/>
        </w:rPr>
        <w:t>Keywords</w:t>
      </w:r>
    </w:p>
    <w:p w14:paraId="400A1EB0" w14:textId="77777777" w:rsidR="00CC590A" w:rsidRPr="00CC590A" w:rsidRDefault="00CC590A" w:rsidP="00CC590A">
      <w:pPr>
        <w:spacing w:before="120" w:after="360" w:line="480" w:lineRule="auto"/>
        <w:rPr>
          <w:rFonts w:ascii="Times New Roman" w:eastAsia="Times New Roman" w:hAnsi="Times New Roman" w:cs="Times New Roman"/>
          <w:sz w:val="20"/>
          <w:szCs w:val="20"/>
          <w:lang w:val="en-CA"/>
        </w:rPr>
      </w:pPr>
    </w:p>
    <w:p w14:paraId="5F482BC3" w14:textId="77777777" w:rsidR="00CC590A" w:rsidRPr="00CC590A" w:rsidRDefault="00CC590A" w:rsidP="00CC590A">
      <w:pPr>
        <w:spacing w:before="120" w:after="360" w:line="480" w:lineRule="auto"/>
        <w:rPr>
          <w:rFonts w:ascii="Times New Roman" w:eastAsia="Times New Roman" w:hAnsi="Times New Roman" w:cs="Times New Roman"/>
          <w:sz w:val="20"/>
          <w:szCs w:val="20"/>
          <w:lang w:val="en-CA"/>
        </w:rPr>
      </w:pPr>
    </w:p>
    <w:p w14:paraId="6EC3D245" w14:textId="77777777" w:rsidR="00CC590A" w:rsidRDefault="00CC590A">
      <w:pPr>
        <w:rPr>
          <w:rFonts w:ascii="Times New Roman" w:eastAsia="Times New Roman" w:hAnsi="Times New Roman" w:cs="Times New Roman"/>
          <w:b/>
          <w:sz w:val="21"/>
          <w:szCs w:val="21"/>
          <w:lang w:val="en-CA"/>
        </w:rPr>
      </w:pPr>
      <w:r>
        <w:rPr>
          <w:rFonts w:ascii="Times New Roman" w:eastAsia="Times New Roman" w:hAnsi="Times New Roman" w:cs="Times New Roman"/>
          <w:b/>
          <w:sz w:val="21"/>
          <w:szCs w:val="21"/>
          <w:lang w:val="en-CA"/>
        </w:rPr>
        <w:br w:type="page"/>
      </w:r>
    </w:p>
    <w:p w14:paraId="696699A0" w14:textId="77777777" w:rsidR="00CC590A" w:rsidRPr="00CC590A" w:rsidRDefault="00CC590A" w:rsidP="00CC590A">
      <w:pPr>
        <w:keepNext/>
        <w:keepLines/>
        <w:spacing w:line="480" w:lineRule="auto"/>
        <w:outlineLvl w:val="0"/>
        <w:rPr>
          <w:rFonts w:ascii="Times New Roman" w:eastAsia="Times New Roman" w:hAnsi="Times New Roman" w:cs="Times New Roman"/>
          <w:b/>
          <w:highlight w:val="darkGray"/>
          <w:lang w:val="en-CA"/>
        </w:rPr>
      </w:pPr>
      <w:r w:rsidRPr="00CC590A">
        <w:rPr>
          <w:rFonts w:ascii="Times New Roman" w:eastAsia="Times New Roman" w:hAnsi="Times New Roman" w:cs="Times New Roman"/>
          <w:b/>
          <w:lang w:val="en-CA"/>
        </w:rPr>
        <w:lastRenderedPageBreak/>
        <w:t>Abstract</w:t>
      </w:r>
    </w:p>
    <w:p w14:paraId="20207302" w14:textId="77777777" w:rsidR="00CC590A" w:rsidRDefault="00CC590A" w:rsidP="00CC590A">
      <w:pPr>
        <w:ind w:firstLine="720"/>
      </w:pPr>
      <w:r w:rsidRPr="00901004">
        <w:rPr>
          <w:rFonts w:ascii="Times New Roman" w:hAnsi="Times New Roman" w:cs="Times New Roman"/>
        </w:rPr>
        <w:t xml:space="preserve">Introduced species often display altered behaviour in new environments, but the extent to which interactions are maintained when two interacting species are introduced together is unknown. We </w:t>
      </w:r>
      <w:r w:rsidRPr="00D732C9">
        <w:rPr>
          <w:rFonts w:ascii="Times New Roman" w:hAnsi="Times New Roman" w:cs="Times New Roman"/>
          <w:highlight w:val="magenta"/>
          <w:rPrChange w:id="1" w:author="jocelyn heywood" w:date="2024-10-06T15:54:00Z" w16du:dateUtc="2024-10-06T22:54:00Z">
            <w:rPr>
              <w:rFonts w:ascii="Times New Roman" w:hAnsi="Times New Roman" w:cs="Times New Roman"/>
            </w:rPr>
          </w:rPrChange>
        </w:rPr>
        <w:t>investigated an invasive host-parasite pair in a novel habitat to examine how behavioural and morphological control of the host by the parasite varies between these species’ native and introduced ranges</w:t>
      </w:r>
      <w:r w:rsidRPr="00901004">
        <w:rPr>
          <w:rFonts w:ascii="Times New Roman" w:hAnsi="Times New Roman" w:cs="Times New Roman"/>
        </w:rPr>
        <w:t>. We found that Japanese mud snails (</w:t>
      </w:r>
      <w:r w:rsidRPr="00C13F0E">
        <w:rPr>
          <w:rFonts w:ascii="Times New Roman" w:hAnsi="Times New Roman" w:cs="Times New Roman"/>
          <w:i/>
          <w:iCs/>
        </w:rPr>
        <w:t>Batillaria attramentaria</w:t>
      </w:r>
      <w:r w:rsidRPr="00901004">
        <w:rPr>
          <w:rFonts w:ascii="Times New Roman" w:hAnsi="Times New Roman" w:cs="Times New Roman"/>
        </w:rPr>
        <w:t>) infected with trematode parasites (</w:t>
      </w:r>
      <w:r w:rsidRPr="00C13F0E">
        <w:rPr>
          <w:rFonts w:ascii="Times New Roman" w:hAnsi="Times New Roman" w:cs="Times New Roman"/>
          <w:i/>
          <w:iCs/>
        </w:rPr>
        <w:t>Cercaria batillaria</w:t>
      </w:r>
      <w:r w:rsidRPr="00901004">
        <w:rPr>
          <w:rFonts w:ascii="Times New Roman" w:hAnsi="Times New Roman" w:cs="Times New Roman"/>
        </w:rPr>
        <w:t xml:space="preserve">) were </w:t>
      </w:r>
      <w:r w:rsidRPr="00D732C9">
        <w:rPr>
          <w:rFonts w:ascii="Times New Roman" w:hAnsi="Times New Roman" w:cs="Times New Roman"/>
          <w:highlight w:val="magenta"/>
          <w:rPrChange w:id="2" w:author="jocelyn heywood" w:date="2024-10-06T15:56:00Z" w16du:dateUtc="2024-10-06T22:56:00Z">
            <w:rPr>
              <w:rFonts w:ascii="Times New Roman" w:hAnsi="Times New Roman" w:cs="Times New Roman"/>
            </w:rPr>
          </w:rPrChange>
        </w:rPr>
        <w:t>more likely to be found lower in the intertidal at 9 of 10 beaches we surveyed in the Salish Sea, but at one site, Page Lagoon, this trend was reversed</w:t>
      </w:r>
      <w:r w:rsidRPr="00901004">
        <w:rPr>
          <w:rFonts w:ascii="Times New Roman" w:hAnsi="Times New Roman" w:cs="Times New Roman"/>
        </w:rPr>
        <w:t xml:space="preserve">. Our in situ growth rate experiment </w:t>
      </w:r>
      <w:r w:rsidRPr="00D732C9">
        <w:rPr>
          <w:rFonts w:ascii="Times New Roman" w:hAnsi="Times New Roman" w:cs="Times New Roman"/>
          <w:highlight w:val="magenta"/>
          <w:rPrChange w:id="3" w:author="jocelyn heywood" w:date="2024-10-06T15:57:00Z" w16du:dateUtc="2024-10-06T22:57:00Z">
            <w:rPr>
              <w:rFonts w:ascii="Times New Roman" w:hAnsi="Times New Roman" w:cs="Times New Roman"/>
            </w:rPr>
          </w:rPrChange>
        </w:rPr>
        <w:t>revealed that infected snails grow faster and reach a larger maximum size than uninfected snails</w:t>
      </w:r>
      <w:r w:rsidRPr="00901004">
        <w:rPr>
          <w:rFonts w:ascii="Times New Roman" w:hAnsi="Times New Roman" w:cs="Times New Roman"/>
        </w:rPr>
        <w:t xml:space="preserve">. </w:t>
      </w:r>
      <w:r w:rsidRPr="00D732C9">
        <w:rPr>
          <w:rFonts w:ascii="Times New Roman" w:hAnsi="Times New Roman" w:cs="Times New Roman"/>
          <w:highlight w:val="magenta"/>
          <w:rPrChange w:id="4" w:author="jocelyn heywood" w:date="2024-10-06T15:57:00Z" w16du:dateUtc="2024-10-06T22:57:00Z">
            <w:rPr>
              <w:rFonts w:ascii="Times New Roman" w:hAnsi="Times New Roman" w:cs="Times New Roman"/>
            </w:rPr>
          </w:rPrChange>
        </w:rPr>
        <w:t>Infected snails also moved toward the lower intertidal at 2 of the 3 beaches where we marked them, but again this trend was reversed at Page Lagoon</w:t>
      </w:r>
      <w:r w:rsidRPr="00901004">
        <w:rPr>
          <w:rFonts w:ascii="Times New Roman" w:hAnsi="Times New Roman" w:cs="Times New Roman"/>
        </w:rPr>
        <w:t xml:space="preserve">. These morphological and behavioural </w:t>
      </w:r>
      <w:r w:rsidRPr="00D732C9">
        <w:rPr>
          <w:rFonts w:ascii="Times New Roman" w:hAnsi="Times New Roman" w:cs="Times New Roman"/>
          <w:highlight w:val="magenta"/>
          <w:rPrChange w:id="5" w:author="jocelyn heywood" w:date="2024-10-06T15:57:00Z" w16du:dateUtc="2024-10-06T22:57:00Z">
            <w:rPr>
              <w:rFonts w:ascii="Times New Roman" w:hAnsi="Times New Roman" w:cs="Times New Roman"/>
            </w:rPr>
          </w:rPrChange>
        </w:rPr>
        <w:t>effects are assumed to increase parasite reproduction and transmission, and extend the range of Japanese mud snails into the lower intertidal</w:t>
      </w:r>
      <w:r w:rsidRPr="00901004">
        <w:rPr>
          <w:rFonts w:ascii="Times New Roman" w:hAnsi="Times New Roman" w:cs="Times New Roman"/>
        </w:rPr>
        <w:t>. Further, reversed trends in lagoon snails hint at an effect of salinity on infected snail behaviour, as salinity-driven currents differ between Page Lagoon and the other sites. Our results are largely in line with similar studies from the native range of Japanese mud snails, but opposite trends at Page Lagoon reveal the effect environmental conditions can have on parasite-controlled behaviour.</w:t>
      </w:r>
    </w:p>
    <w:p w14:paraId="17E8CC13" w14:textId="77777777" w:rsidR="00CC590A" w:rsidRDefault="00CC590A" w:rsidP="00201FD2">
      <w:pPr>
        <w:spacing w:line="480" w:lineRule="auto"/>
        <w:rPr>
          <w:rFonts w:ascii="Times New Roman" w:hAnsi="Times New Roman" w:cs="Times New Roman"/>
          <w:b/>
          <w:lang w:val="en-CA"/>
        </w:rPr>
      </w:pPr>
    </w:p>
    <w:p w14:paraId="58E9BF28" w14:textId="77777777" w:rsidR="00201FD2" w:rsidRDefault="00201FD2" w:rsidP="00201FD2">
      <w:pPr>
        <w:spacing w:line="480" w:lineRule="auto"/>
        <w:rPr>
          <w:rFonts w:ascii="Times New Roman" w:hAnsi="Times New Roman" w:cs="Times New Roman"/>
          <w:b/>
          <w:lang w:val="en-CA"/>
        </w:rPr>
      </w:pPr>
      <w:r>
        <w:rPr>
          <w:rFonts w:ascii="Times New Roman" w:hAnsi="Times New Roman" w:cs="Times New Roman"/>
          <w:b/>
          <w:lang w:val="en-CA"/>
        </w:rPr>
        <w:t>Introduction</w:t>
      </w:r>
    </w:p>
    <w:p w14:paraId="1A573B99" w14:textId="77777777" w:rsidR="005C3863" w:rsidRDefault="00C13F0E" w:rsidP="00201FD2">
      <w:pPr>
        <w:spacing w:line="480" w:lineRule="auto"/>
        <w:rPr>
          <w:rFonts w:ascii="Times New Roman" w:hAnsi="Times New Roman" w:cs="Times New Roman"/>
          <w:bCs/>
          <w:lang w:val="en-CA"/>
        </w:rPr>
      </w:pPr>
      <w:r>
        <w:rPr>
          <w:rFonts w:ascii="Times New Roman" w:hAnsi="Times New Roman" w:cs="Times New Roman"/>
          <w:b/>
          <w:lang w:val="en-CA"/>
        </w:rPr>
        <w:tab/>
      </w:r>
      <w:r>
        <w:rPr>
          <w:rFonts w:ascii="Times New Roman" w:hAnsi="Times New Roman" w:cs="Times New Roman"/>
          <w:bCs/>
          <w:lang w:val="en-CA"/>
        </w:rPr>
        <w:t>Introduced species often display altered behaviour in new environme</w:t>
      </w:r>
      <w:r w:rsidR="00CF0A2C">
        <w:rPr>
          <w:rFonts w:ascii="Times New Roman" w:hAnsi="Times New Roman" w:cs="Times New Roman"/>
          <w:bCs/>
          <w:lang w:val="en-CA"/>
        </w:rPr>
        <w:t xml:space="preserve">nts </w:t>
      </w:r>
      <w:r w:rsidR="00FE3D6E">
        <w:rPr>
          <w:rFonts w:ascii="Times New Roman" w:hAnsi="Times New Roman" w:cs="Times New Roman"/>
          <w:bCs/>
          <w:lang w:val="en-CA"/>
        </w:rPr>
        <w:fldChar w:fldCharType="begin"/>
      </w:r>
      <w:r w:rsidR="00CF0A2C">
        <w:rPr>
          <w:rFonts w:ascii="Times New Roman" w:hAnsi="Times New Roman" w:cs="Times New Roman"/>
          <w:bCs/>
          <w:lang w:val="en-CA"/>
        </w:rPr>
        <w:instrText xml:space="preserve"> ADDIN ZOTERO_ITEM CSL_CITATION {"citationID":"O1GnJPbQ","properties":{"formattedCitation":"(Ross, Vargo &amp; Keller, 1996; Suarez et al., 1999; Meyer &amp; Dierking, 2011)","plainCitation":"(Ross, Vargo &amp; Keller, 1996; Suarez et al., 1999; Meyer &amp; Dierking, 2011)","noteIndex":0},"citationItems":[{"id":1979,"uris":["http://zotero.org/users/local/idKDtb7T/items/CJZF73B4"],"uri":["http://zotero.org/users/local/idKDtb7T/items/CJZF73B4"],"itemData":{"id":1979,"type":"article-journal","abstract":"The inadvertent introduction of the fire ant Solenopsis invicta to the United States from South America provides the opportunity to study recent social evolution by comparing social organization in native and introduced populations. We report that several important elements of social organization in multiple-queen nests differ consistently and dramatically between ants in Argentina and the United States. Colonies in Argentina contain relatively few queens and they are close relatives, whereas colonies in the United States contain high numbers of unrelated queens. A corollary of these differences is that workers in the native populations are significantly related to the new queens that they rear in contrast to the zero relatedness between workers and new queens in the introduced populations. The observed differences in queen number and relatedness signal a shift in the breeding biology of the introduced ants that is predicted on the basis of the high population densities in the new range. An additional difference in social organization that we observed, greater proportions of permanently unmated queens in introduced than in native populations, is predicted from the loss of alleles at the sex-determining locus and consequent skewing of operational sex ratios in the colonizing ants. Thus, significant recent social evolution in fire ants is consistent with theoretical expectations based on the altered ecology and population genetics of the introduced populations.","container-title":"Proceedings of the National Academy of Sciences","DOI":"10.1073/pnas.93.7.3021","ISSN":"0027-8424, 1091-6490","issue":"7","journalAbbreviation":"PNAS","language":"en","note":"publisher: National Academy of Sciences\nsection: Research Article\nPMID: 11607647","page":"3021-3025","source":"www.pnas.org","title":"Social evolution in a new environment: the case of introduced fire ants","title-short":"Social evolution in a new environment","volume":"93","author":[{"family":"Ross","given":"K. G."},{"family":"Vargo","given":"E. L."},{"family":"Keller","given":"L."}],"issued":{"date-parts":[["1996",4,2]]}}},{"id":1983,"uris":["http://zotero.org/users/local/idKDtb7T/items/N3RT32GN"],"uri":["http://zotero.org/users/local/idKDtb7T/items/N3RT32GN"],"itemData":{"id":1983,"type":"article-journal","abstract":"In this paper, we examine the hypothesis that reduced intraspecific aggression underlies the competitive prowess of Argentine ants in their introduced range. Specifically, we test three predictions of this hypothesis by comparing the genetic diversity, behavior, and ecology of Argentine ants in their native range to introduced populations. Differences between native and introduced populations of Argentine ants were consistent with our predictions. Introduced populations of the Argentine ant appear to have experienced a population bottleneck at the time of introduction, as evidenced by much reduced variation in polymorphic microsatellite DNA markers. Intraspecific aggression was rare in introduced populations but was common in native populations. Finally, in contrast to the Argentine ant's ecological dominance throughout its introduced range, it did not appear dominant in the native ant assemblages studied in Argentina. Together these results identify a possible mechanism for the widespread success of the Argentine ant in its introduced range.","container-title":"Biological Invasions","DOI":"10.1023/A:1010038413690","ISSN":"1573-1464","issue":"1","journalAbbreviation":"Biological Invasions","language":"en","page":"43-53","source":"Springer Link","title":"Behavioral and Genetic Differentiation Between Native and Introduced Populations of the Argentine Ant","volume":"1","author":[{"family":"Suarez","given":"Andrew V."},{"family":"Tsutsui","given":"Neil D."},{"family":"Holway","given":"David A."},{"family":"Case","given":"Ted J."}],"issued":{"date-parts":[["1999",3,1]]}}},{"id":1985,"uris":["http://zotero.org/users/local/idKDtb7T/items/E7UM7AAT"],"uri":["http://zotero.org/users/local/idKDtb7T/items/E7UM7AAT"],"itemData":{"id":1985,"type":"article-journal","abstract":"In 1956, the shallow-water grouper Cephalopholis argus was introduced from Moorea (French Polynesia), where grouper diversity (14 species) is high, to the Main Hawaiian Islands (MHI), where only 2 rare native deep-water groupers occur. In this non-native environment, the species has flourished and has become the dominant apex predator on many reefs. In the present study, a comparison of non-native populations of C. argus in the MHI with native populations in Moorea showed that mean total length (32.0 vs. 26.9 cm), mass (722 vs. 326 g), growth, and body condition were each significantly elevated in the MHI. In addition, while an ontogenetic shift towards larger prey occurred in both locations, it was faster and more consistent in Moorea than in the MHI. As a result, while small C. argus of comparable size in the 2 locations consumed similar-sized prey, large C. argus in Moorea consumed significantly longer and deeper-bodied prey than their counterparts in the MHI. This pattern was unrelated to the size distributions of available prey and may thus reflect stronger intra- and interspecific competition for small prey in Moorea. Although ecological release in a broader sense (i.e. a combination of predator release, parasite release, and competitive release) may play a role, the most direct explanation for the observed differences between C. argus in native habitats in Moorea (with many competing grouper species) and non-native habitats in the MHI (few competitors) would be competitive release (here used in the sense of benefits resulting from the reduction of interspecific competition).","container-title":"Marine Ecology Progress Series","DOI":"10.3354/meps09338","ISSN":"0171-8630, 1616-1599","language":"en","page":"203-212","source":"www.int-res.com","title":"Elevated size and body condition and altered feeding ecology of the grouper Cephalopholis argus in non-native habitats","volume":"439","author":[{"family":"Meyer","given":"Amanda L."},{"family":"Dierking","given":"Jan"}],"issued":{"date-parts":[["2011",10,20]]}}}],"schema":"https://github.com/citation-style-language/schema/raw/master/csl-citation.json"} </w:instrText>
      </w:r>
      <w:r w:rsidR="00FE3D6E">
        <w:rPr>
          <w:rFonts w:ascii="Times New Roman" w:hAnsi="Times New Roman" w:cs="Times New Roman"/>
          <w:bCs/>
          <w:lang w:val="en-CA"/>
        </w:rPr>
        <w:fldChar w:fldCharType="separate"/>
      </w:r>
      <w:r w:rsidR="00E129BD">
        <w:rPr>
          <w:rFonts w:ascii="Times New Roman" w:hAnsi="Times New Roman" w:cs="Times New Roman"/>
          <w:bCs/>
          <w:lang w:val="en-CA"/>
        </w:rPr>
        <w:t>(Ross, Vargo &amp; Keller, 1996; Suarez et al., 1999; Meyer &amp; Dierking, 2011)</w:t>
      </w:r>
      <w:r w:rsidR="00FE3D6E">
        <w:rPr>
          <w:rFonts w:ascii="Times New Roman" w:hAnsi="Times New Roman" w:cs="Times New Roman"/>
          <w:bCs/>
          <w:lang w:val="en-CA"/>
        </w:rPr>
        <w:fldChar w:fldCharType="end"/>
      </w:r>
      <w:r>
        <w:rPr>
          <w:rFonts w:ascii="Times New Roman" w:hAnsi="Times New Roman" w:cs="Times New Roman"/>
          <w:bCs/>
          <w:lang w:val="en-CA"/>
        </w:rPr>
        <w:t>, but predicting behavioural shifts is complicated when interacting species are introduced together</w:t>
      </w:r>
      <w:r w:rsidR="00FE3D6E">
        <w:rPr>
          <w:rFonts w:ascii="Times New Roman" w:hAnsi="Times New Roman" w:cs="Times New Roman"/>
          <w:bCs/>
          <w:lang w:val="en-CA"/>
        </w:rPr>
        <w:t xml:space="preserve"> </w:t>
      </w:r>
      <w:r w:rsidR="00FE3D6E">
        <w:rPr>
          <w:rFonts w:ascii="Times New Roman" w:hAnsi="Times New Roman" w:cs="Times New Roman"/>
          <w:bCs/>
          <w:lang w:val="en-CA"/>
        </w:rPr>
        <w:fldChar w:fldCharType="begin"/>
      </w:r>
      <w:r w:rsidR="00CF0A2C">
        <w:rPr>
          <w:rFonts w:ascii="Times New Roman" w:hAnsi="Times New Roman" w:cs="Times New Roman"/>
          <w:bCs/>
          <w:lang w:val="en-CA"/>
        </w:rPr>
        <w:instrText xml:space="preserve"> ADDIN ZOTERO_ITEM CSL_CITATION {"citationID":"4EPxnw8h","properties":{"formattedCitation":"(Zukl, Simmons &amp; Cupp, 1993; Goedknegt et al., 2016)","plainCitation":"(Zukl, Simmons &amp; Cupp, 1993; Goedknegt et al., 2016)","noteIndex":0},"citationItems":[{"id":1977,"uris":["http://zotero.org/users/local/idKDtb7T/items/8THXPUMT"],"uri":["http://zotero.org/users/local/idKDtb7T/items/8THXPUMT"],"itemData":{"id":1977,"type":"article-journal","abstract":"Examination of three populations of the field cricket Teleogryllus oceanicus revealed the presence of an acoustically-orienting parasitoid fly, Ormia ochracea (Tachinidae), in the population of crickets that has been introduced to the Hawaiian Islands. The cricket is native to Australia and the Pacific, and the fly is native to North America but has also been introduced to Hawaii. Up to 27% of males and 7% of females in Hawaii were infested with fly larvae. Song structure in the parasitized Hawaiian population was distinct from that of the other two groups, with the Hawaiian crickets showing several reduced song parameters. In addition, onset and cessation of calling at dusk and dawn were more abrupt in the Hawaiian population. These results are consistent with selective pressure from the phonotactic flies to decrease risky calling. Silent males were present in all three populations, suggesting that these noncallers may not represent a unique adaptation to the parasitoid.","container-title":"Behavioral Ecology and Sociobiology","DOI":"10.1007/BF00172933","ISSN":"1432-0762","issue":"5","journalAbbreviation":"Behav Ecol Sociobiol","language":"en","page":"339-343","source":"Springer Link","title":"Calling characteristics of parasitized and unparasitized populations of the field cricket Teleogryllus oceanicus","volume":"33","author":[{"family":"Zukl","given":"Marlene"},{"family":"Simmons","given":"Leigh W."},{"family":"Cupp","given":"Luanne"}],"issued":{"date-parts":[["1993",11,1]]}}},{"id":651,"uris":["http://zotero.org/users/local/idKDtb7T/items/F9F6QBJI"],"uri":["http://zotero.org/users/local/idKDtb7T/items/F9F6QBJI"],"itemData":{"id":651,"type":"article-journal","abstract":"Worldwide, marine and coastal ecosystems are heavily invaded by introduced species and the potential role of parasites in the success and impact of marine invasions has been increasingly recognized. In this review, we link recent theoretical developments in invasion ecology with empirical studies from marine ecosystems in order to provide a conceptual framework for studying the role of parasites and their hosts in marine invasions. Based on an extensive literature search, we identified six mechanisms in which invaders directly or indirectly affect parasite and host populations and communities: I) invaders can lose some or all of their parasites during the invasion process (parasite release or reduction), often causing a competitive advantage over native species; II) invaders can also act as a host for native parasites, which may indirectly amplify the parasite load of native hosts (parasite spillback); III) invaders can also be parasites themselves and be introduced without needing co-introduction of the host (introduction of free-living infective stages); IV) alternatively, parasites may be introduced together with their hosts (parasite co-introduction with host); V) consequently, these co-introduced parasites can sometimes also infect native hosts (parasite spillover); and VI) invasive species may be neither a host nor a parasite, but nevertheless affect native parasite host interactions by interfering with parasite transmission (transmission interference). We discuss the ecological and evolutionary implications of each of these mechanisms and generally note several substantial effects on natural communities and ecosystems via i) mass mortalities of native populations creating strong selection gradients, ii) indirect changes in species interactions within communities and iii) trophic cascading and knock-on effects in food webs that may affect ecosystem function and services. Our review demonstrates a wide range of ecological and evolutionary implications of marine invasions for parasite–host interactions and suggests that parasite-mediated impacts should be integrated in assessing the risks and consequences of biological invasions.","collection-title":"Ecology and Evolution of Marine Parasites and Diseases","container-title":"Journal of Sea Research","DOI":"10.1016/j.seares.2015.12.003","ISSN":"1385-1101","journalAbbreviation":"Journal of Sea Research","page":"11-27","source":"ScienceDirect","title":"Parasites and marine invasions: Ecological and evolutionary perspectives","title-short":"Parasites and marine invasions","volume":"113","author":[{"family":"Goedknegt","given":"M. Anouk"},{"family":"Feis","given":"Marieke E."},{"family":"Wegner","given":"K. Mathias"},{"family":"Luttikhuizen","given":"Pieternella C."},{"family":"Buschbaum","given":"Christian"},{"family":"Camphuysen","given":"Kees (C. J. )"},{"family":"Meer","given":"Jaap","non-dropping-particle":"van der"},{"family":"Thieltges","given":"David W."}],"issued":{"date-parts":[["2016",7,1]]}}}],"schema":"https://github.com/citation-style-language/schema/raw/master/csl-citation.json"} </w:instrText>
      </w:r>
      <w:r w:rsidR="00FE3D6E">
        <w:rPr>
          <w:rFonts w:ascii="Times New Roman" w:hAnsi="Times New Roman" w:cs="Times New Roman"/>
          <w:bCs/>
          <w:lang w:val="en-CA"/>
        </w:rPr>
        <w:fldChar w:fldCharType="separate"/>
      </w:r>
      <w:r w:rsidR="00E129BD">
        <w:rPr>
          <w:rFonts w:ascii="Times New Roman" w:hAnsi="Times New Roman" w:cs="Times New Roman"/>
          <w:bCs/>
          <w:noProof/>
          <w:lang w:val="en-CA"/>
        </w:rPr>
        <w:t>(Zukl, Simmons &amp; Cupp, 1993; Goedknegt et al., 2016)</w:t>
      </w:r>
      <w:r w:rsidR="00FE3D6E">
        <w:rPr>
          <w:rFonts w:ascii="Times New Roman" w:hAnsi="Times New Roman" w:cs="Times New Roman"/>
          <w:bCs/>
          <w:lang w:val="en-CA"/>
        </w:rPr>
        <w:fldChar w:fldCharType="end"/>
      </w:r>
      <w:r>
        <w:rPr>
          <w:rFonts w:ascii="Times New Roman" w:hAnsi="Times New Roman" w:cs="Times New Roman"/>
          <w:bCs/>
          <w:lang w:val="en-CA"/>
        </w:rPr>
        <w:t xml:space="preserve">. </w:t>
      </w:r>
      <w:r w:rsidR="004728EF">
        <w:rPr>
          <w:rFonts w:ascii="Times New Roman" w:hAnsi="Times New Roman" w:cs="Times New Roman"/>
          <w:bCs/>
          <w:lang w:val="en-CA"/>
        </w:rPr>
        <w:t xml:space="preserve">As invasive species </w:t>
      </w:r>
      <w:r w:rsidR="00CF0A2C">
        <w:rPr>
          <w:rFonts w:ascii="Times New Roman" w:hAnsi="Times New Roman" w:cs="Times New Roman"/>
          <w:bCs/>
          <w:lang w:val="en-CA"/>
        </w:rPr>
        <w:t xml:space="preserve">threaten global biodiversity, </w:t>
      </w:r>
      <w:r w:rsidR="004728EF">
        <w:rPr>
          <w:rFonts w:ascii="Times New Roman" w:hAnsi="Times New Roman" w:cs="Times New Roman"/>
          <w:bCs/>
          <w:lang w:val="en-CA"/>
        </w:rPr>
        <w:t>predicting these potential behavioural shifts are of the utmost importance</w:t>
      </w:r>
      <w:r w:rsidR="00FE3D6E">
        <w:rPr>
          <w:rFonts w:ascii="Times New Roman" w:hAnsi="Times New Roman" w:cs="Times New Roman"/>
          <w:bCs/>
          <w:lang w:val="en-CA"/>
        </w:rPr>
        <w:t xml:space="preserve"> </w:t>
      </w:r>
      <w:r w:rsidR="00FE3D6E">
        <w:rPr>
          <w:rFonts w:ascii="Times New Roman" w:hAnsi="Times New Roman" w:cs="Times New Roman"/>
          <w:bCs/>
          <w:lang w:val="en-CA"/>
        </w:rPr>
        <w:fldChar w:fldCharType="begin"/>
      </w:r>
      <w:r w:rsidR="00FE3D6E">
        <w:rPr>
          <w:rFonts w:ascii="Times New Roman" w:hAnsi="Times New Roman" w:cs="Times New Roman"/>
          <w:bCs/>
          <w:lang w:val="en-CA"/>
        </w:rPr>
        <w:instrText xml:space="preserve"> ADDIN ZOTERO_ITEM CSL_CITATION {"citationID":"AucC8MMr","properties":{"formattedCitation":"(Holway &amp; Suarez, 1999)","plainCitation":"(Holway &amp; Suarez, 1999)","noteIndex":0},"citationItems":[{"id":1974,"uris":["http://zotero.org/users/local/idKDtb7T/items/GFA62QE4"],"uri":["http://zotero.org/users/local/idKDtb7T/items/GFA62QE4"],"itemData":{"id":1974,"type":"article-journal","abstract":"A major challenge of invasion biology lies in the development of a predictive understanding of invasion processes. Attempts to identify the proximate causes of invasion success or to predict rates of spread seldom emphasize behavioral characteristics. Recent experimental work, however, illustrates that insight into the proximate causes of animal invasions often hinges on a careful assessment of behavioral mechanisms. For this reason, behavioral analyses should be more fully integrated into research on biological invasions. In addition to enhancing a general understanding of invasion processes, such approaches provide potentially underused opportunities for basic research in animal behavior.","container-title":"Trends in Ecology &amp; Evolution","DOI":"10.1016/S0169-5347(99)01636-5","ISSN":"0169-5347","issue":"8","journalAbbreviation":"Trends in Ecology &amp; Evolution","language":"en","page":"328-330","source":"ScienceDirect","title":"Animal behavior: an essential component of invasion biology","title-short":"Animal behavior","volume":"14","author":[{"family":"Holway","given":"David A"},{"family":"Suarez","given":"Andrew V"}],"issued":{"date-parts":[["1999",8,1]]}}}],"schema":"https://github.com/citation-style-language/schema/raw/master/csl-citation.json"} </w:instrText>
      </w:r>
      <w:r w:rsidR="00FE3D6E">
        <w:rPr>
          <w:rFonts w:ascii="Times New Roman" w:hAnsi="Times New Roman" w:cs="Times New Roman"/>
          <w:bCs/>
          <w:lang w:val="en-CA"/>
        </w:rPr>
        <w:fldChar w:fldCharType="separate"/>
      </w:r>
      <w:r w:rsidR="00E129BD">
        <w:rPr>
          <w:rFonts w:ascii="Times New Roman" w:hAnsi="Times New Roman" w:cs="Times New Roman"/>
          <w:bCs/>
          <w:noProof/>
          <w:lang w:val="en-CA"/>
        </w:rPr>
        <w:t>(Holway &amp; Suarez, 1999)</w:t>
      </w:r>
      <w:r w:rsidR="00FE3D6E">
        <w:rPr>
          <w:rFonts w:ascii="Times New Roman" w:hAnsi="Times New Roman" w:cs="Times New Roman"/>
          <w:bCs/>
          <w:lang w:val="en-CA"/>
        </w:rPr>
        <w:fldChar w:fldCharType="end"/>
      </w:r>
      <w:r w:rsidR="004728EF">
        <w:rPr>
          <w:rFonts w:ascii="Times New Roman" w:hAnsi="Times New Roman" w:cs="Times New Roman"/>
          <w:bCs/>
          <w:lang w:val="en-CA"/>
        </w:rPr>
        <w:t xml:space="preserve">. </w:t>
      </w:r>
      <w:r>
        <w:rPr>
          <w:rFonts w:ascii="Times New Roman" w:hAnsi="Times New Roman" w:cs="Times New Roman"/>
          <w:bCs/>
          <w:lang w:val="en-CA"/>
        </w:rPr>
        <w:t xml:space="preserve">Parasites are known to have broad impact on their hosts, often altering host behaviour in order to successfully infect the next host and complete their lifecycle </w:t>
      </w:r>
      <w:r w:rsidR="0095224D">
        <w:rPr>
          <w:rFonts w:ascii="Times New Roman" w:hAnsi="Times New Roman" w:cs="Times New Roman"/>
          <w:bCs/>
          <w:lang w:val="en-CA"/>
        </w:rPr>
        <w:fldChar w:fldCharType="begin"/>
      </w:r>
      <w:r w:rsidR="0095224D">
        <w:rPr>
          <w:rFonts w:ascii="Times New Roman" w:hAnsi="Times New Roman" w:cs="Times New Roman"/>
          <w:bCs/>
          <w:lang w:val="en-CA"/>
        </w:rPr>
        <w:instrText xml:space="preserve"> ADDIN ZOTERO_ITEM CSL_CITATION {"citationID":"T5xzeIk2","properties":{"formattedCitation":"(Poulin, 2010)","plainCitation":"(Poulin, 2010)","noteIndex":0},"citationItems":[{"id":1988,"uris":["http://zotero.org/users/local/idKDtb7T/items/C8V5RGM5"],"uri":["http://zotero.org/users/local/idKDtb7T/items/C8V5RGM5"],"itemData":{"id":1988,"type":"chapter","abstract":"Many taxa of parasites modify the behavior of their hosts in ways that improve their probability of transmission. Regardless of its evolutionary origins or underlying mechanisms, host manipulation is a widespread adaptive strategy yielding fitness benefits for parasites with various life cycles and transmission modes. This chapter focuses on recent developments that are expanding our understanding of this phenomenon. Currently, growing attention is being paid to the effect of parasites on whole suites of host behavioral traits as opposed to single traits, and to correlations among behaviors, which may be the target of manipulation instead of the traits themselves. At the same time, variation in the use of manipulation is being explored both among and within parasite species. On the one hand, models that take into account the potential costs of manipulation predict under what circumstances manipulation is likely to evolve as a transmission strategy. On the other hand, within manipulative species, manipulation may be a flexible strategy only adopted by individual parasites in certain conditions dictated by other parasites and by the host itself. This inter- and intraspecific variation in the use of host manipulation for transmission is due in large part to its unreliable effectiveness within complex natural systems where dead-ends await many manipulative parasites. Finally, recent neurological and proteomic studies of the pathways used by parasites to alter host behavior offer new insights into the evolution of manipulation. The chapter ends with a list of promising directions that provide an agenda for future research.","container-title":"Advances in the Study of Behavior","language":"en","note":"DOI: 10.1016/S0065-3454(10)41005-0","page":"151-186","publisher":"Academic Press","source":"ScienceDirect","title":"Chapter 5 - Parasite Manipulation of Host Behavior: An Update and Frequently Asked Questions","title-short":"Chapter 5 - Parasite Manipulation of Host Behavior","URL":"https://www.sciencedirect.com/science/article/pii/S0065345410410050","volume":"41","author":[{"family":"Poulin","given":"Robert"}],"editor":[{"family":"Brockmann","given":"H. Jane"},{"family":"Roper","given":"Timothy J."},{"family":"Naguib","given":"Marc"},{"family":"Wynne-Edwards","given":"Katherine E."},{"family":"Mitani","given":"John C."},{"family":"Simmons","given":"Leigh W."}],"accessed":{"date-parts":[["2021",11,3]]},"issued":{"date-parts":[["2010",1,1]]}}}],"schema":"https://github.com/citation-style-language/schema/raw/master/csl-citation.json"} </w:instrText>
      </w:r>
      <w:r w:rsidR="0095224D">
        <w:rPr>
          <w:rFonts w:ascii="Times New Roman" w:hAnsi="Times New Roman" w:cs="Times New Roman"/>
          <w:bCs/>
          <w:lang w:val="en-CA"/>
        </w:rPr>
        <w:fldChar w:fldCharType="separate"/>
      </w:r>
      <w:r w:rsidR="00E129BD">
        <w:rPr>
          <w:rFonts w:ascii="Times New Roman" w:hAnsi="Times New Roman" w:cs="Times New Roman"/>
          <w:bCs/>
          <w:noProof/>
          <w:lang w:val="en-CA"/>
        </w:rPr>
        <w:t>(Poulin, 2010)</w:t>
      </w:r>
      <w:r w:rsidR="0095224D">
        <w:rPr>
          <w:rFonts w:ascii="Times New Roman" w:hAnsi="Times New Roman" w:cs="Times New Roman"/>
          <w:bCs/>
          <w:lang w:val="en-CA"/>
        </w:rPr>
        <w:fldChar w:fldCharType="end"/>
      </w:r>
      <w:r>
        <w:rPr>
          <w:rFonts w:ascii="Times New Roman" w:hAnsi="Times New Roman" w:cs="Times New Roman"/>
          <w:bCs/>
          <w:lang w:val="en-CA"/>
        </w:rPr>
        <w:t xml:space="preserve">. For example, </w:t>
      </w:r>
      <w:r w:rsidR="00D47D32">
        <w:rPr>
          <w:rFonts w:ascii="Times New Roman" w:hAnsi="Times New Roman" w:cs="Times New Roman"/>
          <w:bCs/>
          <w:lang w:val="en-CA"/>
        </w:rPr>
        <w:t xml:space="preserve">trematode </w:t>
      </w:r>
      <w:r w:rsidR="005C3863">
        <w:rPr>
          <w:rFonts w:ascii="Times New Roman" w:hAnsi="Times New Roman" w:cs="Times New Roman"/>
          <w:bCs/>
          <w:lang w:val="en-CA"/>
        </w:rPr>
        <w:t>parasites will encyst in the foot of bivalves, leaving them unable to burrow into the sediment and avoid their predators</w:t>
      </w:r>
      <w:r w:rsidR="0095224D">
        <w:rPr>
          <w:rFonts w:ascii="Times New Roman" w:hAnsi="Times New Roman" w:cs="Times New Roman"/>
          <w:bCs/>
          <w:lang w:val="en-CA"/>
        </w:rPr>
        <w:t>, which a</w:t>
      </w:r>
      <w:r w:rsidR="00D47D32">
        <w:rPr>
          <w:rFonts w:ascii="Times New Roman" w:hAnsi="Times New Roman" w:cs="Times New Roman"/>
          <w:bCs/>
          <w:lang w:val="en-CA"/>
        </w:rPr>
        <w:t>ct as tertiary hosts</w:t>
      </w:r>
      <w:r w:rsidR="005C3863">
        <w:rPr>
          <w:rFonts w:ascii="Times New Roman" w:hAnsi="Times New Roman" w:cs="Times New Roman"/>
          <w:bCs/>
          <w:lang w:val="en-CA"/>
        </w:rPr>
        <w:t xml:space="preserve"> </w:t>
      </w:r>
      <w:r w:rsidR="0095224D">
        <w:rPr>
          <w:rFonts w:ascii="Times New Roman" w:hAnsi="Times New Roman" w:cs="Times New Roman"/>
          <w:bCs/>
          <w:lang w:val="en-CA"/>
        </w:rPr>
        <w:fldChar w:fldCharType="begin"/>
      </w:r>
      <w:r w:rsidR="0095224D">
        <w:rPr>
          <w:rFonts w:ascii="Times New Roman" w:hAnsi="Times New Roman" w:cs="Times New Roman"/>
          <w:bCs/>
          <w:lang w:val="en-CA"/>
        </w:rPr>
        <w:instrText xml:space="preserve"> ADDIN ZOTERO_ITEM CSL_CITATION {"citationID":"hmgAR6LG","properties":{"formattedCitation":"(Mouritsen, 2002, 2004)","plainCitation":"(Mouritsen, 2002, 2004)","noteIndex":0},"citationItems":[{"id":1990,"uris":["http://zotero.org/users/local/idKDtb7T/items/L7AQQB4W"],"uri":["http://zotero.org/users/local/idKDtb7T/items/L7AQQB4W"],"itemData":{"id":1990,"type":"article-journal","abstract":"The New Zealand cockle Austrovenus stutchburyi, whose foot is commonly infected by the digenean trematode Curtuteria australis (Echinostomatidae), is often found heavily infected and unable to burrow on the sediment surface of tidal flats. This has been interpreted as a Curtuteria-manipulation with the purpose of increasing the transmission of the parasite to shorebirds acting as final hosts. Using a field-experimental approach the alternative hypothesis was tested, that surface-dwelling cockles, caught on the surface for other reasons than parasites, accumulate larval C. australis at a higher rate than buried cockles. During the 3-month experiment, larval trematodes accumulated with a rate of approximately 0·5 metacercariae/day in both surface and buried cockles. The result strengthens the manipulation hypothesis indirectly by rejecting the alternative hypothesis. The metacercariae were unevenly distributed along the cockle-foot, with about 4 times as many cysts being found in the tip than in either the mid or hind part of the foot. In light of existing knowledge of the burrowing behaviour and apparatus in bivalves, and a negative relationship between foot mobility and infection intensity, it is suggested that C. australis manipulates its host through a mechanical obstruction of foot muscles and the dynamic hydrostatic skeleton, both necessary for successful burrowing.","container-title":"Parasitology","DOI":"10.1017/S0031182002001427","ISSN":"1469-8161, 0031-1820","issue":"5","language":"en","note":"publisher: Cambridge University Press","page":"521-528","source":"Cambridge University Press","title":"The parasite-induced surfacing behaviour in the cockle Austrovenus stutchburyi: a test of an alternative hypothesis and identification of potential mechanisms","title-short":"The parasite-induced surfacing behaviour in the cockle Austrovenus stutchburyi","volume":"124","author":[{"family":"Mouritsen","given":"K. N."}],"issued":{"date-parts":[["2002",5]]}}},{"id":1993,"uris":["http://zotero.org/users/local/idKDtb7T/items/K7QVW4GM"],"uri":["http://zotero.org/users/local/idKDtb7T/items/K7QVW4GM"],"itemData":{"id":1993,"type":"article-journal","abstract":"Bioturbation by the ghost shrimp Callianassa filholi and the lugworms Abarenicola affinis as well as coverage by macroalgae cause the New Zealand cockle Austrovenus stutchburyi (Veneridae) to relocate by crawling longer\ndistances on the sediment surface. On the surface, the cockles become targets for sublethal predation by benthic-feeding fishes, which crop off their feet. This renders the cockles unable to bury for up to 8 wk, thus exposing them to a 5-fold higher\npredation pressure from shorebirds and the whelk Cominella glandiformis than buried conspecifics. Shell dimensions, foot size, general condition, gender, age, and infections by gymnophallid trematodes do not influence the crawling activity of\ncockles. However, heavy infection by the digenean trematode Curtuteria australis and the shell-boring spionid polychaete Boccardia acus reduces the distance travelled, and these organisms may hence reinforce the impact of the biogenic\ndisturbers by forcing repeated crawling of the cockles to reach an undisturbed site. The presence of biogenic disturbers and some parasites therefore benefits predating fishes by providing them with an otherwise inaccessible food source, and these in turn\nbenefit birds and whelks through foot-cropping, thus increasing the availability of prey. The gymnophallids also receive an advantage through transmission success to their definitive shorebird hosts. The question as to whether Curtuteria australis\nbenefits, depends on the balance between its loss to fishes (unsuitable hosts) and its increased trophic transmission to its bird hosts. The spionid B. acus on the other hand is negatively affected, since its fate is linked to that of its\nsubstrate, which is the shell of the cockle. If the cockle is predated, the attached B. acus will perish also.","container-title":"Marine Ecology Progress Series","DOI":"10.3354/meps271207","ISSN":"0171-8630, 1616-1599","language":"en","page":"207-220","source":"www.int-res.com","title":"Intertidal facilitation and indirect effects: causes and consequences of crawling in the New Zealand cockle","title-short":"Intertidal facilitation and indirect effects","volume":"271","author":[{"family":"Mouritsen","given":"K. N."}],"issued":{"date-parts":[["2004",4,28]]}}}],"schema":"https://github.com/citation-style-language/schema/raw/master/csl-citation.json"} </w:instrText>
      </w:r>
      <w:r w:rsidR="0095224D">
        <w:rPr>
          <w:rFonts w:ascii="Times New Roman" w:hAnsi="Times New Roman" w:cs="Times New Roman"/>
          <w:bCs/>
          <w:lang w:val="en-CA"/>
        </w:rPr>
        <w:fldChar w:fldCharType="separate"/>
      </w:r>
      <w:r w:rsidR="00E129BD">
        <w:rPr>
          <w:rFonts w:ascii="Times New Roman" w:hAnsi="Times New Roman" w:cs="Times New Roman"/>
          <w:bCs/>
          <w:noProof/>
          <w:lang w:val="en-CA"/>
        </w:rPr>
        <w:t>(Mouritsen, 2002, 2004)</w:t>
      </w:r>
      <w:r w:rsidR="0095224D">
        <w:rPr>
          <w:rFonts w:ascii="Times New Roman" w:hAnsi="Times New Roman" w:cs="Times New Roman"/>
          <w:bCs/>
          <w:lang w:val="en-CA"/>
        </w:rPr>
        <w:fldChar w:fldCharType="end"/>
      </w:r>
      <w:r w:rsidR="005C3863">
        <w:rPr>
          <w:rFonts w:ascii="Times New Roman" w:hAnsi="Times New Roman" w:cs="Times New Roman"/>
          <w:bCs/>
          <w:lang w:val="en-CA"/>
        </w:rPr>
        <w:t xml:space="preserve">. </w:t>
      </w:r>
    </w:p>
    <w:p w14:paraId="1F961CCC" w14:textId="77777777" w:rsidR="005C3863" w:rsidRDefault="005C3863" w:rsidP="005C3863">
      <w:pPr>
        <w:spacing w:line="480" w:lineRule="auto"/>
        <w:rPr>
          <w:rFonts w:ascii="Times New Roman" w:hAnsi="Times New Roman" w:cs="Times New Roman"/>
          <w:bCs/>
          <w:lang w:val="en-CA"/>
        </w:rPr>
      </w:pPr>
      <w:r>
        <w:rPr>
          <w:rFonts w:ascii="Times New Roman" w:hAnsi="Times New Roman" w:cs="Times New Roman"/>
          <w:bCs/>
          <w:lang w:val="en-CA"/>
        </w:rPr>
        <w:tab/>
        <w:t xml:space="preserve"> One such host-parasite pair is the Japanese mud snail (</w:t>
      </w:r>
      <w:r w:rsidRPr="005C3863">
        <w:rPr>
          <w:rFonts w:ascii="Times New Roman" w:hAnsi="Times New Roman" w:cs="Times New Roman"/>
          <w:bCs/>
          <w:i/>
          <w:iCs/>
          <w:lang w:val="en-CA"/>
        </w:rPr>
        <w:t>Batillaria attramentaria</w:t>
      </w:r>
      <w:r>
        <w:rPr>
          <w:rFonts w:ascii="Times New Roman" w:hAnsi="Times New Roman" w:cs="Times New Roman"/>
          <w:bCs/>
          <w:lang w:val="en-CA"/>
        </w:rPr>
        <w:t>), which is infected by 8 morphologically distinct parasite species in its native range, but only one (</w:t>
      </w:r>
      <w:r>
        <w:rPr>
          <w:rFonts w:ascii="Times New Roman" w:hAnsi="Times New Roman" w:cs="Times New Roman"/>
          <w:bCs/>
          <w:i/>
          <w:iCs/>
          <w:lang w:val="en-CA"/>
        </w:rPr>
        <w:t xml:space="preserve">Cercaria </w:t>
      </w:r>
      <w:r w:rsidR="004728EF">
        <w:rPr>
          <w:rFonts w:ascii="Times New Roman" w:hAnsi="Times New Roman" w:cs="Times New Roman"/>
          <w:bCs/>
          <w:i/>
          <w:iCs/>
          <w:lang w:val="en-CA"/>
        </w:rPr>
        <w:t>b</w:t>
      </w:r>
      <w:r w:rsidR="004728EF" w:rsidRPr="005C3863">
        <w:rPr>
          <w:rFonts w:ascii="Times New Roman" w:hAnsi="Times New Roman" w:cs="Times New Roman"/>
          <w:bCs/>
          <w:i/>
          <w:iCs/>
          <w:lang w:val="en-CA"/>
        </w:rPr>
        <w:t>atillaria</w:t>
      </w:r>
      <w:r>
        <w:rPr>
          <w:rFonts w:ascii="Times New Roman" w:hAnsi="Times New Roman" w:cs="Times New Roman"/>
          <w:bCs/>
          <w:i/>
          <w:iCs/>
          <w:lang w:val="en-CA"/>
        </w:rPr>
        <w:t>)</w:t>
      </w:r>
      <w:r>
        <w:rPr>
          <w:rFonts w:ascii="Times New Roman" w:hAnsi="Times New Roman" w:cs="Times New Roman"/>
          <w:bCs/>
          <w:lang w:val="en-CA"/>
        </w:rPr>
        <w:t xml:space="preserve"> in its invaded range of North America </w:t>
      </w:r>
      <w:r>
        <w:rPr>
          <w:rFonts w:ascii="Times New Roman" w:hAnsi="Times New Roman" w:cs="Times New Roman"/>
          <w:bCs/>
          <w:lang w:val="en-CA"/>
        </w:rPr>
        <w:fldChar w:fldCharType="begin"/>
      </w:r>
      <w:r>
        <w:rPr>
          <w:rFonts w:ascii="Times New Roman" w:hAnsi="Times New Roman" w:cs="Times New Roman"/>
          <w:bCs/>
          <w:lang w:val="en-CA"/>
        </w:rPr>
        <w:instrText xml:space="preserve"> ADDIN ZOTERO_ITEM CSL_CITATION {"citationID":"8GlUmdSL","properties":{"formattedCitation":"(Miura et al., 2006b)","plainCitation":"(Miura et al., 2006b)","noteIndex":0},"citationItems":[{"id":468,"uris":["http://zotero.org/users/local/idKDtb7T/items/Q4RPQSJP"],"uri":["http://zotero.org/users/local/idKDtb7T/items/Q4RPQSJP"],"itemData":{"id":468,"type":"article-journal","abstract":"Sometimes infectious agents invade and become established in new geographic regions. Others may be introduced yet never become established because of the absence of suitable hosts in the new region. This phenomenon may be particularly true for the many parasites with complex life cycles, where various life stages require different host species. Homogenization of the world's biota through human-mediated invasions may reunite hosts and parasites, resulting in disease outbreaks in novel regions. Here we use molecular genetics to differentiate invasion pathways for two digenean trematode parasites and their exotic host, the Asian mud snail, Batillaria attramentaria. All of the snail haplotypes found in introduced populations in North America were identical to haplotypes common in the areas of Japan that provided oysters for cultivation in North America, supporting the hypothesis that the snails were introduced from Japan with seed oysters. Two cryptic trematode species were introduced to North American populations in high frequencies. We found a marked reduction of genetic variation in one of these species, suggesting it experienced a bottleneck or founder event comparable to that of the host snail. In contrast, no genetic variation was lost in the other parasite species. We hypothesize that this parasite was and is dispersed naturally by migratory shorebirds and was able to establish only after the host snail, B. attramentaria, was introduced to North America. Evaluation of the nature of invasion pathways and postinvasion consequences will aid mitigation of spreading diseases of humans, livestock, and wildlife in an increasingly globalized world.","container-title":"Proceedings of the National Academy of Sciences of the United States of America","ISSN":"0027-8424","issue":"52","page":"19818-19823","source":"JSTOR","title":"Introduced Cryptic Species of Parasites Exhibit Different Invasion Pathways","volume":"103","author":[{"family":"Miura","given":"Osamu"},{"family":"Torchin","given":"Mark E."},{"family":"Kuris","given":"Armand M."},{"family":"Hechinger","given":"Ryan F."},{"family":"Chiba","given":"Satoshi"}],"issued":{"date-parts":[["2006"]]}}}],"schema":"https://github.com/citation-style-language/schema/raw/master/csl-citation.json"} </w:instrText>
      </w:r>
      <w:r>
        <w:rPr>
          <w:rFonts w:ascii="Times New Roman" w:hAnsi="Times New Roman" w:cs="Times New Roman"/>
          <w:bCs/>
          <w:lang w:val="en-CA"/>
        </w:rPr>
        <w:fldChar w:fldCharType="separate"/>
      </w:r>
      <w:r w:rsidR="00E129BD">
        <w:rPr>
          <w:rFonts w:ascii="Times New Roman" w:hAnsi="Times New Roman" w:cs="Times New Roman"/>
          <w:bCs/>
          <w:noProof/>
          <w:lang w:val="en-CA"/>
        </w:rPr>
        <w:t>(Miura et al., 2006b)</w:t>
      </w:r>
      <w:r>
        <w:rPr>
          <w:rFonts w:ascii="Times New Roman" w:hAnsi="Times New Roman" w:cs="Times New Roman"/>
          <w:bCs/>
          <w:lang w:val="en-CA"/>
        </w:rPr>
        <w:fldChar w:fldCharType="end"/>
      </w:r>
      <w:r>
        <w:rPr>
          <w:rFonts w:ascii="Times New Roman" w:hAnsi="Times New Roman" w:cs="Times New Roman"/>
          <w:bCs/>
          <w:lang w:val="en-CA"/>
        </w:rPr>
        <w:t xml:space="preserve">. The Japanese mud snail </w:t>
      </w:r>
      <w:r>
        <w:rPr>
          <w:rFonts w:ascii="Times New Roman" w:hAnsi="Times New Roman" w:cs="Times New Roman"/>
          <w:bCs/>
          <w:lang w:val="en-CA"/>
        </w:rPr>
        <w:lastRenderedPageBreak/>
        <w:t xml:space="preserve">was introduced to the Pacific Northwest in the early 1900s with Pacific oysters, likely hiding in the seaweed used to pack oysters intended for aquaculture </w:t>
      </w:r>
      <w:r w:rsidR="00D47D32">
        <w:rPr>
          <w:rFonts w:ascii="Times New Roman" w:hAnsi="Times New Roman" w:cs="Times New Roman"/>
          <w:bCs/>
          <w:lang w:val="en-CA"/>
        </w:rPr>
        <w:fldChar w:fldCharType="begin"/>
      </w:r>
      <w:r w:rsidR="00D47D32">
        <w:rPr>
          <w:rFonts w:ascii="Times New Roman" w:hAnsi="Times New Roman" w:cs="Times New Roman"/>
          <w:bCs/>
          <w:lang w:val="en-CA"/>
        </w:rPr>
        <w:instrText xml:space="preserve"> ADDIN ZOTERO_ITEM CSL_CITATION {"citationID":"50J0Ag6T","properties":{"formattedCitation":"(Barrett, 1963; Miura et al., 2006b)","plainCitation":"(Barrett, 1963; Miura et al., 2006b)","noteIndex":0},"citationItems":[{"id":1996,"uris":["http://zotero.org/users/local/idKDtb7T/items/YUXZC5IP"],"uri":["http://zotero.org/users/local/idKDtb7T/items/YUXZC5IP"],"itemData":{"id":1996,"type":"article-journal","abstract":"The California oyster industry is an interesting example of man's adapting an otherwise unproductive part of the landscape to his benefit. His efforts to raise exotic oyster species on barren, tidal mud-flats along a coast where there is no native oyster stock of commercial value have met with both success and failure, and the industry has been marked by wide fluctuations in activity over its 110-year history. California was the leading Pacific coast oyster producer during the latter 19th century, followed closely by Washington. Production in Oregon was comparatively insignificant. After the decline early in this century of the San Francisco Bay oyster industry based on young oysters imported from the east coast, the California industry had a marginal existence until a major revival of the industry in the mid-1950's. At that time, large-scale plantings of young oysters imported from Japan, raised California oyster production to a level similar to that achieved in the late 19th century. By volume of production, California in 1958 was second ranking oyster producer on the Pacific coast, and seventh ranked among all United States oyster producing states. The latter rank was due to declining production on the east coast as well as to increased production in California. Two general accounts of California's oyster industry development have been published. One was by Charles Townsend (1893), who visited the oyster growing area of San Francisco Bay a number of times during the late 1880's in the course of his work aboard the United States Bureau of Fisheries' steamer Albatross. The other account was by Paul Bonnot (1935), California Division of Fish and Game, whose principal contribution was a description of developments in the industry in the 1930's connected with introducing Pacific oysters from Japan and the attempt to establish a native oyster industry. There appears to be no published account of the California oyster industry covering its entire history and utilizing all the scattered materials relating to the subject, particularly to its current condition. I have attempted to supply such an account in this paper.","language":"en","source":"escholarship.org","title":"Fish Bulletin 123. The California Oyster Industry","URL":"https://escholarship.org/uc/item/1870g57m","author":[{"family":"Barrett","given":"Elinore M."}],"accessed":{"date-parts":[["2021",11,3]]},"issued":{"date-parts":[["1963"]]}}},{"id":468,"uris":["http://zotero.org/users/local/idKDtb7T/items/Q4RPQSJP"],"uri":["http://zotero.org/users/local/idKDtb7T/items/Q4RPQSJP"],"itemData":{"id":468,"type":"article-journal","abstract":"Sometimes infectious agents invade and become established in new geographic regions. Others may be introduced yet never become established because of the absence of suitable hosts in the new region. This phenomenon may be particularly true for the many parasites with complex life cycles, where various life stages require different host species. Homogenization of the world's biota through human-mediated invasions may reunite hosts and parasites, resulting in disease outbreaks in novel regions. Here we use molecular genetics to differentiate invasion pathways for two digenean trematode parasites and their exotic host, the Asian mud snail, Batillaria attramentaria. All of the snail haplotypes found in introduced populations in North America were identical to haplotypes common in the areas of Japan that provided oysters for cultivation in North America, supporting the hypothesis that the snails were introduced from Japan with seed oysters. Two cryptic trematode species were introduced to North American populations in high frequencies. We found a marked reduction of genetic variation in one of these species, suggesting it experienced a bottleneck or founder event comparable to that of the host snail. In contrast, no genetic variation was lost in the other parasite species. We hypothesize that this parasite was and is dispersed naturally by migratory shorebirds and was able to establish only after the host snail, B. attramentaria, was introduced to North America. Evaluation of the nature of invasion pathways and postinvasion consequences will aid mitigation of spreading diseases of humans, livestock, and wildlife in an increasingly globalized world.","container-title":"Proceedings of the National Academy of Sciences of the United States of America","ISSN":"0027-8424","issue":"52","page":"19818-19823","source":"JSTOR","title":"Introduced Cryptic Species of Parasites Exhibit Different Invasion Pathways","volume":"103","author":[{"family":"Miura","given":"Osamu"},{"family":"Torchin","given":"Mark E."},{"family":"Kuris","given":"Armand M."},{"family":"Hechinger","given":"Ryan F."},{"family":"Chiba","given":"Satoshi"}],"issued":{"date-parts":[["2006"]]}}}],"schema":"https://github.com/citation-style-language/schema/raw/master/csl-citation.json"} </w:instrText>
      </w:r>
      <w:r w:rsidR="00D47D32">
        <w:rPr>
          <w:rFonts w:ascii="Times New Roman" w:hAnsi="Times New Roman" w:cs="Times New Roman"/>
          <w:bCs/>
          <w:lang w:val="en-CA"/>
        </w:rPr>
        <w:fldChar w:fldCharType="separate"/>
      </w:r>
      <w:r w:rsidR="00E129BD">
        <w:rPr>
          <w:rFonts w:ascii="Times New Roman" w:hAnsi="Times New Roman" w:cs="Times New Roman"/>
          <w:bCs/>
          <w:noProof/>
          <w:lang w:val="en-CA"/>
        </w:rPr>
        <w:t>(Barrett, 1963; Miura et al., 2006b)</w:t>
      </w:r>
      <w:r w:rsidR="00D47D32">
        <w:rPr>
          <w:rFonts w:ascii="Times New Roman" w:hAnsi="Times New Roman" w:cs="Times New Roman"/>
          <w:bCs/>
          <w:lang w:val="en-CA"/>
        </w:rPr>
        <w:fldChar w:fldCharType="end"/>
      </w:r>
      <w:r w:rsidR="00D47D32">
        <w:rPr>
          <w:rFonts w:ascii="Times New Roman" w:hAnsi="Times New Roman" w:cs="Times New Roman"/>
          <w:bCs/>
          <w:lang w:val="en-CA"/>
        </w:rPr>
        <w:t>.</w:t>
      </w:r>
      <w:r>
        <w:rPr>
          <w:rFonts w:ascii="Times New Roman" w:hAnsi="Times New Roman" w:cs="Times New Roman"/>
          <w:bCs/>
          <w:lang w:val="en-CA"/>
        </w:rPr>
        <w:t xml:space="preserve"> This invasive snail is threatening biodiversity in California </w:t>
      </w:r>
      <w:r w:rsidR="00D47D32">
        <w:rPr>
          <w:rFonts w:ascii="Times New Roman" w:hAnsi="Times New Roman" w:cs="Times New Roman"/>
          <w:bCs/>
          <w:lang w:val="en-CA"/>
        </w:rPr>
        <w:fldChar w:fldCharType="begin"/>
      </w:r>
      <w:r w:rsidR="00D47D32">
        <w:rPr>
          <w:rFonts w:ascii="Times New Roman" w:hAnsi="Times New Roman" w:cs="Times New Roman"/>
          <w:bCs/>
          <w:lang w:val="en-CA"/>
        </w:rPr>
        <w:instrText xml:space="preserve"> ADDIN ZOTERO_ITEM CSL_CITATION {"citationID":"BizikrGU","properties":{"formattedCitation":"(Byers &amp; Goldwasser, 2001; Torchin, Byers &amp; Huspeni, 2005)","plainCitation":"(Byers &amp; Goldwasser, 2001; Torchin, Byers &amp; Huspeni, 2005)","noteIndex":0},"citationItems":[{"id":478,"uris":["http://zotero.org/users/local/idKDtb7T/items/CG7KHFVQ"],"uri":["http://zotero.org/users/local/idKDtb7T/items/CG7KHFVQ"],"itemData":{"id":478,"type":"article-journal","abstract":"The nonnative mudsnail Batillaria attramentaria was introduced to the west coast of North America in the early part of this century and has been displacing the native mudsnail Cerithidea californica on a marsh-by-marsh basis. We combined detailed, quantitative field data on this invader and its interactions with the native snail in an individual-based model that allowed us to address both general questions about the mechanism of displacement of native species and more specific concerns about detecting the trajectory and impact of the invasion. In empirically parameterized simulations the native snail was driven extinct within 55-70 yr after introduction of Batillaria, which closely matches direct field estimates. We then tested the relative importance of Batillaria's demonstrated advantages in parasitism resistance (top-down effect), exploitative competition (bottom-up effect), and mortality rate (demographic advantage) in driving its displacement of Cerithidea. With its demographic advantage maintained, but without its advantages in competition and parasitism, Batillaria still drove Cerithidea extinct within 90 yr. Only when Batillaria's mortality rate was set equal to that of Cerithidea could the native snail persist indefinitely, demonstrating this factor's overwhelming influence on the success of this invasion. The difference in mortality between the species was large relative to the other differences, but further simulations showed that the importance of this difference stems not just from its magnitude, but also from the sensitivity of this system to this demographic rate. Identification of the relative importance of mechanisms that contribute to an invader's success is one of the major benefits of such modeling efforts. To identify empirically measurable quantities that provide the earliest warning of impact on the native species, we tracked many population- and individual-level responses of Cerithidea to Batillaria's invasion, including population density, biomass, egg production, mean size, proportion of infected individuals, and individual growth rate, as well as availability of shared food resources. We used the empirically observed parameter values and an initial number of Batillaria invaders in these simulations that guaranteed extinction of Cerithidea within 90 yr Despite a rapid initial increase in invader populations, all metrics for Cerithidea were slow to exhibit signs of impact. Most took at least 25 yr from invasion to exhibit detectable changes, by which time the nonnative species was established at high densities (&gt;3000 snails/m2). Cerithidea egg production was the fastest, most consistent response metric exhibiting declines within 20-25 yr after invasion in </w:instrText>
      </w:r>
      <w:r w:rsidR="00D47D32">
        <w:rPr>
          <w:rFonts w:ascii="Cambria Math" w:hAnsi="Cambria Math" w:cs="Cambria Math"/>
          <w:bCs/>
          <w:lang w:val="en-CA"/>
        </w:rPr>
        <w:instrText>∼</w:instrText>
      </w:r>
      <w:r w:rsidR="00D47D32">
        <w:rPr>
          <w:rFonts w:ascii="Times New Roman" w:hAnsi="Times New Roman" w:cs="Times New Roman"/>
          <w:bCs/>
          <w:lang w:val="en-CA"/>
        </w:rPr>
        <w:instrText xml:space="preserve"> 90% of simulations. Difficulty in finding reliable, early warning metrics has crucial implications for how we should view and conduct monitoring programs and risk assessment analyses.","container-title":"Ecology","DOI":"10.2307/2679993","ISSN":"0012-9658","issue":"5","page":"1330-1343","source":"JSTOR","title":"Exposing the Mechanism and Timing of Impact of Nonindigenous Species on Native Species","volume":"82","author":[{"family":"Byers","given":"James E."},{"family":"Goldwasser","given":"Lloyd"}],"issued":{"date-parts":[["2001"]]}}},{"id":467,"uris":["http://zotero.org/users/local/idKDtb7T/items/LLFDYNNY"],"uri":["http://zotero.org/users/local/idKDtb7T/items/LLFDYNNY"],"itemData":{"id":467,"type":"article-journal","abstract":"The role of parasites in a marine invasion was assessed by ﬁrst examining regional patterns of trematode parasitism in the introduced Japanese mud snail, Batillaria cumingi (= B. attramentaria), in nearly all of its introduced range along the Paciﬁc Coast of North America. Only one parasite species, which was itself a non-native species, Cercaria batillariae was recovered. Its prevalence ranged from 3 to 86%. Trematode diversity and prevalence in B. cumingi and a native sympatric mud snail, Cerithidea californica, were also compared in Bolinas Lagoon, California. Prevalence of larval trematodes infecting snails as ﬁrst intermediate hosts was not signiﬁcantly diﬀerent (14% in B. cumingi vs 15% in C. californica). However, while the non-native snail was parasitized only by one introduced trematode species, the native snail was parasitized by 10 native trematode species. Furthermore, only the native, C. californica, was infected as a second intermediate host, by Acanthoparyphium spinulosum (78% prevalence). Given the high host speciﬁcity of trematodes for ﬁrst intermediate hosts, in marshes where B. cumingi is competitively excluding C. californica, 10 or more native trematodes will also become locally extinct.","container-title":"Biological Invasions","DOI":"10.1007/s10530-004-2967-6","ISSN":"1387-3547, 1573-1464","issue":"6","language":"en","page":"885-894","source":"Crossref","title":"Differential Parasitism of Native and Introduced Snails: Replacement of a Parasite Fauna","title-short":"Differential Parasitism of Native and Introduced Snails","volume":"7","author":[{"family":"Torchin","given":"Mark E."},{"family":"Byers","given":"James E."},{"family":"Huspeni","given":"Todd C."}],"issued":{"date-parts":[["2005",11]]}}}],"schema":"https://github.com/citation-style-language/schema/raw/master/csl-citation.json"} </w:instrText>
      </w:r>
      <w:r w:rsidR="00D47D32">
        <w:rPr>
          <w:rFonts w:ascii="Times New Roman" w:hAnsi="Times New Roman" w:cs="Times New Roman"/>
          <w:bCs/>
          <w:lang w:val="en-CA"/>
        </w:rPr>
        <w:fldChar w:fldCharType="separate"/>
      </w:r>
      <w:r w:rsidR="00E129BD">
        <w:rPr>
          <w:rFonts w:ascii="Times New Roman" w:hAnsi="Times New Roman" w:cs="Times New Roman"/>
          <w:bCs/>
          <w:noProof/>
          <w:lang w:val="en-CA"/>
        </w:rPr>
        <w:t>(Byers &amp; Goldwasser, 2001; Torchin, Byers &amp; Huspeni, 2005)</w:t>
      </w:r>
      <w:r w:rsidR="00D47D32">
        <w:rPr>
          <w:rFonts w:ascii="Times New Roman" w:hAnsi="Times New Roman" w:cs="Times New Roman"/>
          <w:bCs/>
          <w:lang w:val="en-CA"/>
        </w:rPr>
        <w:fldChar w:fldCharType="end"/>
      </w:r>
      <w:r>
        <w:rPr>
          <w:rFonts w:ascii="Times New Roman" w:hAnsi="Times New Roman" w:cs="Times New Roman"/>
          <w:bCs/>
          <w:lang w:val="en-CA"/>
        </w:rPr>
        <w:t xml:space="preserve">, but has paradoxically been found to bolster biodiversity in the more northern Washington </w:t>
      </w:r>
      <w:r>
        <w:rPr>
          <w:rFonts w:ascii="Times New Roman" w:hAnsi="Times New Roman" w:cs="Times New Roman"/>
          <w:bCs/>
          <w:lang w:val="en-CA"/>
        </w:rPr>
        <w:fldChar w:fldCharType="begin"/>
      </w:r>
      <w:r>
        <w:rPr>
          <w:rFonts w:ascii="Times New Roman" w:hAnsi="Times New Roman" w:cs="Times New Roman"/>
          <w:bCs/>
          <w:lang w:val="en-CA"/>
        </w:rPr>
        <w:instrText xml:space="preserve"> ADDIN ZOTERO_ITEM CSL_CITATION {"citationID":"h2XKp4fc","properties":{"formattedCitation":"(Wonham, O\\uc0\\u8217{}Connor &amp; Harley, 2005)","plainCitation":"(Wonham, O’Connor &amp; Harley, 2005)","noteIndex":0},"citationItems":[{"id":588,"uris":["http://zotero.org/users/local/idKDtb7T/items/2AV3Z8U5"],"uri":["http://zotero.org/users/local/idKDtb7T/items/2AV3Z8U5"],"itemData":{"id":588,"type":"article-journal","container-title":"Marine Ecology Progress Series","DOI":"10.3354/meps289109","ISSN":"0171-8630, 1616-1599","language":"en","page":"109-116","source":"www-int-res-com.ezproxy.library.ubc.ca","title":"Positive effects of a dominant invader on introduced and native mudflat species","volume":"289","author":[{"family":"Wonham","given":"Marjorie J."},{"family":"O’Connor","given":"Mary"},{"family":"Harley","given":"Christopher D. G."}],"issued":{"date-parts":[["2005",3,30]]}}}],"schema":"https://github.com/citation-style-language/schema/raw/master/csl-citation.json"} </w:instrText>
      </w:r>
      <w:r>
        <w:rPr>
          <w:rFonts w:ascii="Times New Roman" w:hAnsi="Times New Roman" w:cs="Times New Roman"/>
          <w:bCs/>
          <w:lang w:val="en-CA"/>
        </w:rPr>
        <w:fldChar w:fldCharType="separate"/>
      </w:r>
      <w:r w:rsidR="00E129BD" w:rsidRPr="00E129BD">
        <w:rPr>
          <w:rFonts w:ascii="Times New Roman" w:hAnsi="Times New Roman" w:cs="Times New Roman"/>
        </w:rPr>
        <w:t>(Wonham, O’Connor &amp; Harley, 2005)</w:t>
      </w:r>
      <w:r>
        <w:rPr>
          <w:rFonts w:ascii="Times New Roman" w:hAnsi="Times New Roman" w:cs="Times New Roman"/>
          <w:bCs/>
          <w:lang w:val="en-CA"/>
        </w:rPr>
        <w:fldChar w:fldCharType="end"/>
      </w:r>
      <w:r>
        <w:rPr>
          <w:rFonts w:ascii="Times New Roman" w:hAnsi="Times New Roman" w:cs="Times New Roman"/>
          <w:bCs/>
          <w:lang w:val="en-CA"/>
        </w:rPr>
        <w:t>. In British Columbia, Canada, this invader doesn’t seem to be displacing any native species, but given the impressive densities this snail reaches, ecological impacts are</w:t>
      </w:r>
      <w:r w:rsidR="00D47D32">
        <w:rPr>
          <w:rFonts w:ascii="Times New Roman" w:hAnsi="Times New Roman" w:cs="Times New Roman"/>
          <w:bCs/>
          <w:lang w:val="en-CA"/>
        </w:rPr>
        <w:t xml:space="preserve"> highly</w:t>
      </w:r>
      <w:r>
        <w:rPr>
          <w:rFonts w:ascii="Times New Roman" w:hAnsi="Times New Roman" w:cs="Times New Roman"/>
          <w:bCs/>
          <w:lang w:val="en-CA"/>
        </w:rPr>
        <w:t xml:space="preserve"> likely.</w:t>
      </w:r>
    </w:p>
    <w:p w14:paraId="5CDB8B22" w14:textId="77777777" w:rsidR="005C3863" w:rsidRDefault="005C3863" w:rsidP="005C3863">
      <w:pPr>
        <w:spacing w:line="480" w:lineRule="auto"/>
        <w:rPr>
          <w:rFonts w:ascii="Times New Roman" w:hAnsi="Times New Roman" w:cs="Times New Roman"/>
          <w:bCs/>
          <w:lang w:val="en-CA"/>
        </w:rPr>
      </w:pPr>
      <w:r>
        <w:rPr>
          <w:rFonts w:ascii="Times New Roman" w:hAnsi="Times New Roman" w:cs="Times New Roman"/>
          <w:bCs/>
          <w:lang w:val="en-CA"/>
        </w:rPr>
        <w:tab/>
        <w:t xml:space="preserve">In the native range of Japan, </w:t>
      </w:r>
      <w:r w:rsidR="004728EF">
        <w:rPr>
          <w:rFonts w:ascii="Times New Roman" w:hAnsi="Times New Roman" w:cs="Times New Roman"/>
          <w:bCs/>
          <w:i/>
          <w:iCs/>
          <w:lang w:val="en-CA"/>
        </w:rPr>
        <w:t>C. b</w:t>
      </w:r>
      <w:r w:rsidR="004728EF" w:rsidRPr="005C3863">
        <w:rPr>
          <w:rFonts w:ascii="Times New Roman" w:hAnsi="Times New Roman" w:cs="Times New Roman"/>
          <w:bCs/>
          <w:i/>
          <w:iCs/>
          <w:lang w:val="en-CA"/>
        </w:rPr>
        <w:t>atillaria</w:t>
      </w:r>
      <w:r w:rsidR="004728EF">
        <w:rPr>
          <w:rFonts w:ascii="Times New Roman" w:hAnsi="Times New Roman" w:cs="Times New Roman"/>
          <w:bCs/>
          <w:lang w:val="en-CA"/>
        </w:rPr>
        <w:t xml:space="preserve"> infection</w:t>
      </w:r>
      <w:r>
        <w:rPr>
          <w:rFonts w:ascii="Times New Roman" w:hAnsi="Times New Roman" w:cs="Times New Roman"/>
          <w:bCs/>
          <w:lang w:val="en-CA"/>
        </w:rPr>
        <w:t xml:space="preserve"> castrat</w:t>
      </w:r>
      <w:r w:rsidR="004728EF">
        <w:rPr>
          <w:rFonts w:ascii="Times New Roman" w:hAnsi="Times New Roman" w:cs="Times New Roman"/>
          <w:bCs/>
          <w:lang w:val="en-CA"/>
        </w:rPr>
        <w:t>es host snails</w:t>
      </w:r>
      <w:r>
        <w:rPr>
          <w:rFonts w:ascii="Times New Roman" w:hAnsi="Times New Roman" w:cs="Times New Roman"/>
          <w:bCs/>
          <w:lang w:val="en-CA"/>
        </w:rPr>
        <w:t xml:space="preserve">, as energy is </w:t>
      </w:r>
      <w:r w:rsidR="003405A5">
        <w:rPr>
          <w:rFonts w:ascii="Times New Roman" w:hAnsi="Times New Roman" w:cs="Times New Roman"/>
          <w:bCs/>
          <w:lang w:val="en-CA"/>
        </w:rPr>
        <w:t>reallocated</w:t>
      </w:r>
      <w:r>
        <w:rPr>
          <w:rFonts w:ascii="Times New Roman" w:hAnsi="Times New Roman" w:cs="Times New Roman"/>
          <w:bCs/>
          <w:lang w:val="en-CA"/>
        </w:rPr>
        <w:t xml:space="preserve"> away from reproduction instead towards somatic growth </w:t>
      </w:r>
      <w:r>
        <w:rPr>
          <w:rFonts w:ascii="Times New Roman" w:hAnsi="Times New Roman" w:cs="Times New Roman"/>
          <w:bCs/>
          <w:lang w:val="en-CA"/>
        </w:rPr>
        <w:fldChar w:fldCharType="begin"/>
      </w:r>
      <w:r>
        <w:rPr>
          <w:rFonts w:ascii="Times New Roman" w:hAnsi="Times New Roman" w:cs="Times New Roman"/>
          <w:bCs/>
          <w:lang w:val="en-CA"/>
        </w:rPr>
        <w:instrText xml:space="preserve"> ADDIN ZOTERO_ITEM CSL_CITATION {"citationID":"0Ue25qPJ","properties":{"formattedCitation":"(Miura et al., 2006a)","plainCitation":"(Miura et al., 2006a)","noteIndex":0},"citationItems":[{"id":524,"uris":["http://zotero.org/users/local/idKDtb7T/items/4VJBU95K"],"uri":["http://zotero.org/users/local/idKDtb7T/items/4VJBU95K"],"itemData":{"id":524,"type":"article-journal","abstract":"By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Pr>
          <w:rFonts w:ascii="Times New Roman" w:hAnsi="Times New Roman" w:cs="Times New Roman"/>
          <w:bCs/>
          <w:lang w:val="en-CA"/>
        </w:rPr>
        <w:fldChar w:fldCharType="separate"/>
      </w:r>
      <w:r w:rsidR="00E129BD">
        <w:rPr>
          <w:rFonts w:ascii="Times New Roman" w:hAnsi="Times New Roman" w:cs="Times New Roman"/>
          <w:bCs/>
          <w:noProof/>
          <w:lang w:val="en-CA"/>
        </w:rPr>
        <w:t>(Miura et al., 2006a)</w:t>
      </w:r>
      <w:r>
        <w:rPr>
          <w:rFonts w:ascii="Times New Roman" w:hAnsi="Times New Roman" w:cs="Times New Roman"/>
          <w:bCs/>
          <w:lang w:val="en-CA"/>
        </w:rPr>
        <w:fldChar w:fldCharType="end"/>
      </w:r>
      <w:r w:rsidR="003405A5">
        <w:rPr>
          <w:rFonts w:ascii="Times New Roman" w:hAnsi="Times New Roman" w:cs="Times New Roman"/>
          <w:bCs/>
          <w:lang w:val="en-CA"/>
        </w:rPr>
        <w:t xml:space="preserve">. </w:t>
      </w:r>
      <w:r w:rsidR="004728EF">
        <w:rPr>
          <w:rFonts w:ascii="Times New Roman" w:hAnsi="Times New Roman" w:cs="Times New Roman"/>
          <w:bCs/>
          <w:lang w:val="en-CA"/>
        </w:rPr>
        <w:t>I</w:t>
      </w:r>
      <w:r w:rsidR="003405A5">
        <w:rPr>
          <w:rFonts w:ascii="Times New Roman" w:hAnsi="Times New Roman" w:cs="Times New Roman"/>
          <w:bCs/>
          <w:lang w:val="en-CA"/>
        </w:rPr>
        <w:t>nfection</w:t>
      </w:r>
      <w:r w:rsidR="004728EF">
        <w:rPr>
          <w:rFonts w:ascii="Times New Roman" w:hAnsi="Times New Roman" w:cs="Times New Roman"/>
          <w:bCs/>
          <w:lang w:val="en-CA"/>
        </w:rPr>
        <w:t xml:space="preserve"> also</w:t>
      </w:r>
      <w:r w:rsidR="003405A5">
        <w:rPr>
          <w:rFonts w:ascii="Times New Roman" w:hAnsi="Times New Roman" w:cs="Times New Roman"/>
          <w:bCs/>
          <w:lang w:val="en-CA"/>
        </w:rPr>
        <w:t xml:space="preserve"> alters </w:t>
      </w:r>
      <w:r w:rsidR="004728EF">
        <w:rPr>
          <w:rFonts w:ascii="Times New Roman" w:hAnsi="Times New Roman" w:cs="Times New Roman"/>
          <w:bCs/>
          <w:lang w:val="en-CA"/>
        </w:rPr>
        <w:t xml:space="preserve">host behaviour, with infected snails occurring deeper in the intertidal zone than uninfected snails, presumably to increase transmission to the next host -  a fish </w:t>
      </w:r>
      <w:r w:rsidR="004728EF">
        <w:rPr>
          <w:rFonts w:ascii="Times New Roman" w:hAnsi="Times New Roman" w:cs="Times New Roman"/>
          <w:bCs/>
          <w:lang w:val="en-CA"/>
        </w:rPr>
        <w:fldChar w:fldCharType="begin"/>
      </w:r>
      <w:r w:rsidR="004728EF">
        <w:rPr>
          <w:rFonts w:ascii="Times New Roman" w:hAnsi="Times New Roman" w:cs="Times New Roman"/>
          <w:bCs/>
          <w:lang w:val="en-CA"/>
        </w:rPr>
        <w:instrText xml:space="preserve"> ADDIN ZOTERO_ITEM CSL_CITATION {"citationID":"27A9vpft","properties":{"formattedCitation":"(Miura &amp; Chiba, 2007)","plainCitation":"(Miura &amp; Chiba, 2007)","noteIndex":0},"citationItems":[{"id":521,"uris":["http://zotero.org/users/local/idKDtb7T/items/B2NTYRIL"],"uri":["http://zotero.org/users/local/idKDtb7T/items/B2NTYRIL"],"itemData":{"id":521,"type":"article-journal","abstract":"Infection with larval trematodes sometimes alters the phenotypes of their snail hosts. While some trematode species have distinct effects on host phenotypes, it is still unclear how snail phenotypes are altered when they are parasitized with multiple trematode species. Here, we report that double infection with trematode species averages the effects of parasitic alteration on host phenotype. We found that snail hosts Batillaria attramentaria (Batillariidae) infected with Cercaria batillariae (Heterophyidae) have abnormally large shells and distribute in lower areas of the intertidal zone. Snails with another dominant trematode species, the renicolid cercaria I (Renicolidae), have slightly larger shells and distribute in upper areas of the intertidal zone. A number of double infections with both trematodes was observed in this study. Snails infected with both trematode species exhibited an intermediate size and inhabited a depth between those of snails solely infected with either trematode species, suggesting that the two trematodes simultaneously affected the snail phenotypes. Because altered host phenotypes are frequently beneficial to parasites, two trematode species may compete for successful transmission through alteration of host phenotypes.","container-title":"Parasitology International","DOI":"10.1016/j.parint.2006.10.002","ISSN":"1383-5769","issue":"1","journalAbbreviation":"Parasitology International","page":"19-22","source":"ScienceDirect","title":"Effects of trematode double infection on the shell size and distribution of snail hosts","volume":"56","author":[{"family":"Miura","given":"Osamu"},{"family":"Chiba","given":"Satoshi"}],"issued":{"date-parts":[["2007",3,1]]}}}],"schema":"https://github.com/citation-style-language/schema/raw/master/csl-citation.json"} </w:instrText>
      </w:r>
      <w:r w:rsidR="004728EF">
        <w:rPr>
          <w:rFonts w:ascii="Times New Roman" w:hAnsi="Times New Roman" w:cs="Times New Roman"/>
          <w:bCs/>
          <w:lang w:val="en-CA"/>
        </w:rPr>
        <w:fldChar w:fldCharType="separate"/>
      </w:r>
      <w:r w:rsidR="00E129BD">
        <w:rPr>
          <w:rFonts w:ascii="Times New Roman" w:hAnsi="Times New Roman" w:cs="Times New Roman"/>
          <w:bCs/>
          <w:noProof/>
          <w:lang w:val="en-CA"/>
        </w:rPr>
        <w:t>(Miura &amp; Chiba, 2007)</w:t>
      </w:r>
      <w:r w:rsidR="004728EF">
        <w:rPr>
          <w:rFonts w:ascii="Times New Roman" w:hAnsi="Times New Roman" w:cs="Times New Roman"/>
          <w:bCs/>
          <w:lang w:val="en-CA"/>
        </w:rPr>
        <w:fldChar w:fldCharType="end"/>
      </w:r>
      <w:r w:rsidR="004728EF">
        <w:rPr>
          <w:rFonts w:ascii="Times New Roman" w:hAnsi="Times New Roman" w:cs="Times New Roman"/>
          <w:bCs/>
          <w:lang w:val="en-CA"/>
        </w:rPr>
        <w:t xml:space="preserve">. We set out to determine whether these interactions are maintained when the host snail is introduced to a novel environment with only one of the eight parasites that infect it in its native range. </w:t>
      </w:r>
      <w:r w:rsidR="004728EF" w:rsidRPr="00D732C9">
        <w:rPr>
          <w:rFonts w:ascii="Times New Roman" w:hAnsi="Times New Roman" w:cs="Times New Roman"/>
          <w:bCs/>
          <w:highlight w:val="magenta"/>
          <w:lang w:val="en-CA"/>
          <w:rPrChange w:id="6" w:author="jocelyn heywood" w:date="2024-10-06T16:00:00Z" w16du:dateUtc="2024-10-06T23:00:00Z">
            <w:rPr>
              <w:rFonts w:ascii="Times New Roman" w:hAnsi="Times New Roman" w:cs="Times New Roman"/>
              <w:bCs/>
              <w:lang w:val="en-CA"/>
            </w:rPr>
          </w:rPrChange>
        </w:rPr>
        <w:t xml:space="preserve">We surveyed snail position, density, size, and parasite infection at 10 beaches in the Salish Sea, and conducted mark-recapture experiments at 3 beaches to characterize the effect </w:t>
      </w:r>
      <w:r w:rsidR="004728EF" w:rsidRPr="00D732C9">
        <w:rPr>
          <w:rFonts w:ascii="Times New Roman" w:hAnsi="Times New Roman" w:cs="Times New Roman"/>
          <w:bCs/>
          <w:i/>
          <w:iCs/>
          <w:highlight w:val="magenta"/>
          <w:lang w:val="en-CA"/>
          <w:rPrChange w:id="7" w:author="jocelyn heywood" w:date="2024-10-06T16:00:00Z" w16du:dateUtc="2024-10-06T23:00:00Z">
            <w:rPr>
              <w:rFonts w:ascii="Times New Roman" w:hAnsi="Times New Roman" w:cs="Times New Roman"/>
              <w:bCs/>
              <w:i/>
              <w:iCs/>
              <w:lang w:val="en-CA"/>
            </w:rPr>
          </w:rPrChange>
        </w:rPr>
        <w:t>C. batillaria</w:t>
      </w:r>
      <w:r w:rsidR="004728EF" w:rsidRPr="00D732C9">
        <w:rPr>
          <w:rFonts w:ascii="Times New Roman" w:hAnsi="Times New Roman" w:cs="Times New Roman"/>
          <w:bCs/>
          <w:highlight w:val="magenta"/>
          <w:lang w:val="en-CA"/>
          <w:rPrChange w:id="8" w:author="jocelyn heywood" w:date="2024-10-06T16:00:00Z" w16du:dateUtc="2024-10-06T23:00:00Z">
            <w:rPr>
              <w:rFonts w:ascii="Times New Roman" w:hAnsi="Times New Roman" w:cs="Times New Roman"/>
              <w:bCs/>
              <w:lang w:val="en-CA"/>
            </w:rPr>
          </w:rPrChange>
        </w:rPr>
        <w:t xml:space="preserve"> has on the behaviour and morphology of the Japanese mud snail in a novel environment.</w:t>
      </w:r>
      <w:r w:rsidR="004728EF">
        <w:rPr>
          <w:rFonts w:ascii="Times New Roman" w:hAnsi="Times New Roman" w:cs="Times New Roman"/>
          <w:bCs/>
          <w:lang w:val="en-CA"/>
        </w:rPr>
        <w:t xml:space="preserve"> </w:t>
      </w:r>
      <w:r w:rsidR="008F63A6">
        <w:rPr>
          <w:rFonts w:ascii="Times New Roman" w:hAnsi="Times New Roman" w:cs="Times New Roman"/>
          <w:bCs/>
          <w:lang w:val="en-CA"/>
        </w:rPr>
        <w:t>Determining the potential for</w:t>
      </w:r>
      <w:r w:rsidR="004728EF">
        <w:rPr>
          <w:rFonts w:ascii="Times New Roman" w:hAnsi="Times New Roman" w:cs="Times New Roman"/>
          <w:bCs/>
          <w:lang w:val="en-CA"/>
        </w:rPr>
        <w:t xml:space="preserve"> </w:t>
      </w:r>
      <w:r w:rsidR="008F63A6">
        <w:rPr>
          <w:rFonts w:ascii="Times New Roman" w:hAnsi="Times New Roman" w:cs="Times New Roman"/>
          <w:bCs/>
          <w:lang w:val="en-CA"/>
        </w:rPr>
        <w:t xml:space="preserve">the </w:t>
      </w:r>
      <w:r w:rsidR="004728EF">
        <w:rPr>
          <w:rFonts w:ascii="Times New Roman" w:hAnsi="Times New Roman" w:cs="Times New Roman"/>
          <w:bCs/>
          <w:lang w:val="en-CA"/>
        </w:rPr>
        <w:t>environment</w:t>
      </w:r>
      <w:r w:rsidR="008F63A6">
        <w:rPr>
          <w:rFonts w:ascii="Times New Roman" w:hAnsi="Times New Roman" w:cs="Times New Roman"/>
          <w:bCs/>
          <w:lang w:val="en-CA"/>
        </w:rPr>
        <w:t xml:space="preserve"> to alter the interaction between hosts and parasites will improve manager’s ability to predict ____.</w:t>
      </w:r>
    </w:p>
    <w:p w14:paraId="6D758D10" w14:textId="77777777" w:rsidR="00C13F0E" w:rsidRPr="00C13F0E" w:rsidRDefault="00C13F0E" w:rsidP="00201FD2">
      <w:pPr>
        <w:spacing w:line="480" w:lineRule="auto"/>
        <w:rPr>
          <w:rFonts w:ascii="Times New Roman" w:hAnsi="Times New Roman" w:cs="Times New Roman"/>
          <w:bCs/>
          <w:lang w:val="en-CA"/>
        </w:rPr>
      </w:pPr>
    </w:p>
    <w:p w14:paraId="51B1865D" w14:textId="77777777" w:rsidR="00201FD2" w:rsidRPr="00201FD2" w:rsidRDefault="00201FD2" w:rsidP="00201FD2">
      <w:pPr>
        <w:spacing w:line="480" w:lineRule="auto"/>
        <w:rPr>
          <w:rFonts w:ascii="Times New Roman" w:hAnsi="Times New Roman" w:cs="Times New Roman"/>
          <w:b/>
          <w:lang w:val="en-CA"/>
        </w:rPr>
      </w:pPr>
      <w:r w:rsidRPr="00D90BD8">
        <w:rPr>
          <w:rFonts w:ascii="Times New Roman" w:hAnsi="Times New Roman" w:cs="Times New Roman"/>
          <w:b/>
          <w:lang w:val="en-CA"/>
        </w:rPr>
        <w:t>Methods</w:t>
      </w:r>
    </w:p>
    <w:p w14:paraId="227C78D3" w14:textId="77777777" w:rsidR="00201FD2" w:rsidRPr="00745863" w:rsidRDefault="00201FD2" w:rsidP="00201FD2">
      <w:pPr>
        <w:spacing w:line="480" w:lineRule="auto"/>
        <w:rPr>
          <w:rFonts w:ascii="Times New Roman" w:hAnsi="Times New Roman" w:cs="Times New Roman"/>
          <w:i/>
          <w:lang w:val="en-CA"/>
        </w:rPr>
      </w:pPr>
      <w:r w:rsidRPr="00D90BD8">
        <w:rPr>
          <w:rFonts w:ascii="Times New Roman" w:hAnsi="Times New Roman" w:cs="Times New Roman"/>
          <w:i/>
          <w:lang w:val="en-CA"/>
        </w:rPr>
        <w:t>Field sites</w:t>
      </w:r>
    </w:p>
    <w:p w14:paraId="1C3404BB" w14:textId="77777777" w:rsidR="00201FD2" w:rsidRPr="005307F1" w:rsidRDefault="00201FD2" w:rsidP="00201FD2">
      <w:pPr>
        <w:spacing w:line="480" w:lineRule="auto"/>
        <w:ind w:firstLine="720"/>
        <w:rPr>
          <w:rFonts w:ascii="Times New Roman" w:hAnsi="Times New Roman" w:cs="Times New Roman"/>
          <w:bCs/>
          <w:lang w:val="en-CA"/>
        </w:rPr>
      </w:pPr>
      <w:r>
        <w:rPr>
          <w:rFonts w:ascii="Times New Roman" w:hAnsi="Times New Roman" w:cs="Times New Roman"/>
          <w:lang w:val="en-CA"/>
        </w:rPr>
        <w:t>We conducted this research at ten sites in the Salish Sea. Four of our sites are located on Vancouver Island, British Columbia: Deep Bay (</w:t>
      </w:r>
      <w:r>
        <w:rPr>
          <w:rFonts w:ascii="Times New Roman" w:hAnsi="Times New Roman" w:cs="Times New Roman"/>
          <w:bCs/>
          <w:lang w:val="en-CA"/>
        </w:rPr>
        <w:t>49°27'25"N 124°44'05</w:t>
      </w:r>
      <w:r w:rsidRPr="00D90BD8">
        <w:rPr>
          <w:rFonts w:ascii="Times New Roman" w:hAnsi="Times New Roman" w:cs="Times New Roman"/>
          <w:bCs/>
          <w:lang w:val="en-CA"/>
        </w:rPr>
        <w:t>"W</w:t>
      </w:r>
      <w:r>
        <w:rPr>
          <w:rFonts w:ascii="Times New Roman" w:hAnsi="Times New Roman" w:cs="Times New Roman"/>
          <w:bCs/>
          <w:lang w:val="en-CA"/>
        </w:rPr>
        <w:t xml:space="preserve">), Rathtrevor Beach </w:t>
      </w:r>
      <w:r>
        <w:rPr>
          <w:rFonts w:ascii="Times New Roman" w:hAnsi="Times New Roman" w:cs="Times New Roman"/>
          <w:bCs/>
          <w:lang w:val="en-CA"/>
        </w:rPr>
        <w:lastRenderedPageBreak/>
        <w:t>(49°19'18"N 124°15'58</w:t>
      </w:r>
      <w:r w:rsidRPr="00D90BD8">
        <w:rPr>
          <w:rFonts w:ascii="Times New Roman" w:hAnsi="Times New Roman" w:cs="Times New Roman"/>
          <w:bCs/>
          <w:lang w:val="en-CA"/>
        </w:rPr>
        <w:t>"W</w:t>
      </w:r>
      <w:r>
        <w:rPr>
          <w:rFonts w:ascii="Times New Roman" w:hAnsi="Times New Roman" w:cs="Times New Roman"/>
          <w:bCs/>
          <w:lang w:val="en-CA"/>
        </w:rPr>
        <w:t>), Ladysmith (</w:t>
      </w:r>
      <w:r w:rsidRPr="00D90BD8">
        <w:rPr>
          <w:rFonts w:ascii="Times New Roman" w:hAnsi="Times New Roman" w:cs="Times New Roman"/>
          <w:bCs/>
          <w:lang w:val="en-CA"/>
        </w:rPr>
        <w:t>49°01'04.8"N 123°51'22.3"W</w:t>
      </w:r>
      <w:r>
        <w:rPr>
          <w:rFonts w:ascii="Times New Roman" w:hAnsi="Times New Roman" w:cs="Times New Roman"/>
          <w:bCs/>
          <w:lang w:val="en-CA"/>
        </w:rPr>
        <w:t>), and Page Lagoon (49°13'29"N 123°56'58</w:t>
      </w:r>
      <w:r w:rsidRPr="00D90BD8">
        <w:rPr>
          <w:rFonts w:ascii="Times New Roman" w:hAnsi="Times New Roman" w:cs="Times New Roman"/>
          <w:bCs/>
          <w:lang w:val="en-CA"/>
        </w:rPr>
        <w:t>"W</w:t>
      </w:r>
      <w:r>
        <w:rPr>
          <w:rFonts w:ascii="Times New Roman" w:hAnsi="Times New Roman" w:cs="Times New Roman"/>
          <w:bCs/>
          <w:lang w:val="en-CA"/>
        </w:rPr>
        <w:t xml:space="preserve">). Three of our sites are on islands in the Strait of Georgia, British Columbia: </w:t>
      </w:r>
      <w:r>
        <w:rPr>
          <w:rFonts w:ascii="Times New Roman" w:hAnsi="Times New Roman" w:cs="Times New Roman"/>
          <w:lang w:val="en-CA"/>
        </w:rPr>
        <w:t>Hornby Island, (</w:t>
      </w:r>
      <w:r>
        <w:rPr>
          <w:rFonts w:ascii="Times New Roman" w:hAnsi="Times New Roman" w:cs="Times New Roman"/>
          <w:bCs/>
          <w:lang w:val="en-CA"/>
        </w:rPr>
        <w:t>49°29'48"N 124°40'30</w:t>
      </w:r>
      <w:r w:rsidRPr="00D90BD8">
        <w:rPr>
          <w:rFonts w:ascii="Times New Roman" w:hAnsi="Times New Roman" w:cs="Times New Roman"/>
          <w:bCs/>
          <w:lang w:val="en-CA"/>
        </w:rPr>
        <w:t>"W</w:t>
      </w:r>
      <w:r>
        <w:rPr>
          <w:rFonts w:ascii="Times New Roman" w:hAnsi="Times New Roman" w:cs="Times New Roman"/>
          <w:bCs/>
          <w:lang w:val="en-CA"/>
        </w:rPr>
        <w:t>), Salt Spring Island (</w:t>
      </w:r>
      <w:r w:rsidRPr="00D90BD8">
        <w:rPr>
          <w:rFonts w:ascii="Times New Roman" w:hAnsi="Times New Roman" w:cs="Times New Roman"/>
          <w:bCs/>
          <w:lang w:val="en-CA"/>
        </w:rPr>
        <w:t>48°51'43.4"N 123°31'46.8"W</w:t>
      </w:r>
      <w:r>
        <w:rPr>
          <w:rFonts w:ascii="Times New Roman" w:hAnsi="Times New Roman" w:cs="Times New Roman"/>
          <w:bCs/>
          <w:lang w:val="en-CA"/>
        </w:rPr>
        <w:t>),</w:t>
      </w:r>
      <w:r>
        <w:rPr>
          <w:rFonts w:ascii="Times New Roman" w:hAnsi="Times New Roman" w:cs="Times New Roman"/>
          <w:lang w:val="en-CA"/>
        </w:rPr>
        <w:t xml:space="preserve"> and </w:t>
      </w:r>
      <w:r>
        <w:rPr>
          <w:rFonts w:ascii="Times New Roman" w:hAnsi="Times New Roman" w:cs="Times New Roman"/>
          <w:bCs/>
          <w:lang w:val="en-CA"/>
        </w:rPr>
        <w:t>Valdes Island (</w:t>
      </w:r>
      <w:r w:rsidRPr="00D90BD8">
        <w:rPr>
          <w:rFonts w:ascii="Times New Roman" w:hAnsi="Times New Roman" w:cs="Times New Roman"/>
          <w:bCs/>
          <w:lang w:val="en-CA"/>
        </w:rPr>
        <w:t>49°02'24.1"N 123°36'19.3"W</w:t>
      </w:r>
      <w:r>
        <w:rPr>
          <w:rFonts w:ascii="Times New Roman" w:hAnsi="Times New Roman" w:cs="Times New Roman"/>
          <w:bCs/>
          <w:lang w:val="en-CA"/>
        </w:rPr>
        <w:t>). Our final sites are located in Surrey, British Columbia at Crescent Beach (49°02'59"N 122°53'06</w:t>
      </w:r>
      <w:r w:rsidRPr="00D90BD8">
        <w:rPr>
          <w:rFonts w:ascii="Times New Roman" w:hAnsi="Times New Roman" w:cs="Times New Roman"/>
          <w:bCs/>
          <w:lang w:val="en-CA"/>
        </w:rPr>
        <w:t>"W</w:t>
      </w:r>
      <w:r>
        <w:rPr>
          <w:rFonts w:ascii="Times New Roman" w:hAnsi="Times New Roman" w:cs="Times New Roman"/>
          <w:bCs/>
          <w:lang w:val="en-CA"/>
        </w:rPr>
        <w:t>), in Washington USA at Padilla Bay (48°29'36"N 122°28'59</w:t>
      </w:r>
      <w:r w:rsidRPr="00D90BD8">
        <w:rPr>
          <w:rFonts w:ascii="Times New Roman" w:hAnsi="Times New Roman" w:cs="Times New Roman"/>
          <w:bCs/>
          <w:lang w:val="en-CA"/>
        </w:rPr>
        <w:t>"W</w:t>
      </w:r>
      <w:r>
        <w:rPr>
          <w:rFonts w:ascii="Times New Roman" w:hAnsi="Times New Roman" w:cs="Times New Roman"/>
          <w:bCs/>
          <w:lang w:val="en-CA"/>
        </w:rPr>
        <w:t xml:space="preserve">), and near Lund, British Columbia at the Okeover Inlet </w:t>
      </w:r>
      <w:r>
        <w:rPr>
          <w:rFonts w:ascii="Times New Roman" w:hAnsi="Times New Roman" w:cs="Times New Roman"/>
          <w:lang w:val="en-CA"/>
        </w:rPr>
        <w:t>(</w:t>
      </w:r>
      <w:r w:rsidR="002C49D7">
        <w:rPr>
          <w:rFonts w:ascii="Times New Roman" w:hAnsi="Times New Roman" w:cs="Times New Roman"/>
          <w:lang w:val="en-CA"/>
        </w:rPr>
        <w:t>4</w:t>
      </w:r>
      <w:r>
        <w:rPr>
          <w:rFonts w:ascii="Times New Roman" w:hAnsi="Times New Roman" w:cs="Times New Roman"/>
          <w:bCs/>
          <w:lang w:val="en-CA"/>
        </w:rPr>
        <w:t>9°58'31"N 124°41'30</w:t>
      </w:r>
      <w:r w:rsidRPr="00D90BD8">
        <w:rPr>
          <w:rFonts w:ascii="Times New Roman" w:hAnsi="Times New Roman" w:cs="Times New Roman"/>
          <w:bCs/>
          <w:lang w:val="en-CA"/>
        </w:rPr>
        <w:t>"W</w:t>
      </w:r>
      <w:r>
        <w:rPr>
          <w:rFonts w:ascii="Times New Roman" w:hAnsi="Times New Roman" w:cs="Times New Roman"/>
          <w:bCs/>
          <w:lang w:val="en-CA"/>
        </w:rPr>
        <w:t>).</w:t>
      </w:r>
    </w:p>
    <w:p w14:paraId="12A637C1" w14:textId="77777777" w:rsidR="00201FD2" w:rsidRDefault="00201FD2" w:rsidP="00201FD2">
      <w:pPr>
        <w:spacing w:line="480" w:lineRule="auto"/>
        <w:rPr>
          <w:rFonts w:ascii="Times New Roman" w:hAnsi="Times New Roman" w:cs="Times New Roman"/>
          <w:bCs/>
          <w:lang w:val="en-CA"/>
        </w:rPr>
      </w:pPr>
      <w:r>
        <w:rPr>
          <w:rFonts w:ascii="Times New Roman" w:hAnsi="Times New Roman" w:cs="Times New Roman"/>
          <w:lang w:val="en-CA"/>
        </w:rPr>
        <w:tab/>
      </w:r>
      <w:r w:rsidR="008F63A6">
        <w:rPr>
          <w:rFonts w:ascii="Times New Roman" w:hAnsi="Times New Roman" w:cs="Times New Roman"/>
          <w:lang w:val="en-CA"/>
        </w:rPr>
        <w:t>The</w:t>
      </w:r>
      <w:r>
        <w:rPr>
          <w:rFonts w:ascii="Times New Roman" w:hAnsi="Times New Roman" w:cs="Times New Roman"/>
          <w:lang w:val="en-CA"/>
        </w:rPr>
        <w:t xml:space="preserve"> site at Ford’s Cove on Hornby Island, BC </w:t>
      </w:r>
      <w:r>
        <w:rPr>
          <w:rFonts w:ascii="Times New Roman" w:hAnsi="Times New Roman" w:cs="Times New Roman"/>
          <w:bCs/>
          <w:lang w:val="en-CA"/>
        </w:rPr>
        <w:t xml:space="preserve">is located beside a marina, and while muddy sediment is available, we found the majority of </w:t>
      </w:r>
      <w:r w:rsidRPr="00745863">
        <w:rPr>
          <w:rFonts w:ascii="Times New Roman" w:hAnsi="Times New Roman" w:cs="Times New Roman"/>
          <w:bCs/>
          <w:i/>
          <w:lang w:val="en-CA"/>
        </w:rPr>
        <w:t>B. attramentaria</w:t>
      </w:r>
      <w:r>
        <w:rPr>
          <w:rFonts w:ascii="Times New Roman" w:hAnsi="Times New Roman" w:cs="Times New Roman"/>
          <w:bCs/>
          <w:i/>
          <w:lang w:val="en-CA"/>
        </w:rPr>
        <w:t xml:space="preserve"> </w:t>
      </w:r>
      <w:r>
        <w:rPr>
          <w:rFonts w:ascii="Times New Roman" w:hAnsi="Times New Roman" w:cs="Times New Roman"/>
          <w:bCs/>
          <w:lang w:val="en-CA"/>
        </w:rPr>
        <w:t xml:space="preserve">located above the mud on a large rock formation. </w:t>
      </w:r>
      <w:r w:rsidR="008F63A6">
        <w:rPr>
          <w:rFonts w:ascii="Times New Roman" w:hAnsi="Times New Roman" w:cs="Times New Roman"/>
          <w:bCs/>
          <w:lang w:val="en-CA"/>
        </w:rPr>
        <w:t>The</w:t>
      </w:r>
      <w:r>
        <w:rPr>
          <w:rFonts w:ascii="Times New Roman" w:hAnsi="Times New Roman" w:cs="Times New Roman"/>
          <w:bCs/>
          <w:lang w:val="en-CA"/>
        </w:rPr>
        <w:t xml:space="preserve"> Deep Bay and Okeover sites are on oyster leases, and we found </w:t>
      </w:r>
      <w:r w:rsidRPr="00745863">
        <w:rPr>
          <w:rFonts w:ascii="Times New Roman" w:hAnsi="Times New Roman" w:cs="Times New Roman"/>
          <w:bCs/>
          <w:i/>
          <w:lang w:val="en-CA"/>
        </w:rPr>
        <w:t>B. attramentaria</w:t>
      </w:r>
      <w:r>
        <w:rPr>
          <w:rFonts w:ascii="Times New Roman" w:hAnsi="Times New Roman" w:cs="Times New Roman"/>
          <w:bCs/>
          <w:i/>
          <w:lang w:val="en-CA"/>
        </w:rPr>
        <w:t xml:space="preserve"> </w:t>
      </w:r>
      <w:r>
        <w:rPr>
          <w:rFonts w:ascii="Times New Roman" w:hAnsi="Times New Roman" w:cs="Times New Roman"/>
          <w:bCs/>
          <w:lang w:val="en-CA"/>
        </w:rPr>
        <w:t xml:space="preserve">in the fine sand which was studded with oysters. Rathtrevor Beach and Crescent Beach are both long </w:t>
      </w:r>
      <w:r w:rsidR="00015759">
        <w:rPr>
          <w:rFonts w:ascii="Times New Roman" w:hAnsi="Times New Roman" w:cs="Times New Roman"/>
          <w:bCs/>
          <w:lang w:val="en-CA"/>
        </w:rPr>
        <w:t>low-grade</w:t>
      </w:r>
      <w:r>
        <w:rPr>
          <w:rFonts w:ascii="Times New Roman" w:hAnsi="Times New Roman" w:cs="Times New Roman"/>
          <w:bCs/>
          <w:lang w:val="en-CA"/>
        </w:rPr>
        <w:t xml:space="preserve"> sandy beach</w:t>
      </w:r>
      <w:r w:rsidR="00B145DB">
        <w:rPr>
          <w:rFonts w:ascii="Times New Roman" w:hAnsi="Times New Roman" w:cs="Times New Roman"/>
          <w:bCs/>
          <w:lang w:val="en-CA"/>
        </w:rPr>
        <w:t>e</w:t>
      </w:r>
      <w:r>
        <w:rPr>
          <w:rFonts w:ascii="Times New Roman" w:hAnsi="Times New Roman" w:cs="Times New Roman"/>
          <w:bCs/>
          <w:lang w:val="en-CA"/>
        </w:rPr>
        <w:t>s. Padilla Bay is a muddy bay, which is a similar habitat to Ladysmith and Booth Canal on Salt Spring Island. Page Lagoon and an unnamed lagoon on Valdes Island were both fine sand lagoons.</w:t>
      </w:r>
    </w:p>
    <w:p w14:paraId="0DB594F9" w14:textId="77777777" w:rsidR="00A16331" w:rsidRDefault="00A16331" w:rsidP="00201FD2">
      <w:pPr>
        <w:spacing w:line="480" w:lineRule="auto"/>
        <w:rPr>
          <w:rFonts w:ascii="Times New Roman" w:hAnsi="Times New Roman" w:cs="Times New Roman"/>
          <w:bCs/>
          <w:lang w:val="en-CA"/>
        </w:rPr>
      </w:pPr>
    </w:p>
    <w:p w14:paraId="0A20CE3B" w14:textId="77777777" w:rsidR="00201FD2" w:rsidRDefault="00201FD2" w:rsidP="00201FD2">
      <w:pPr>
        <w:spacing w:line="480" w:lineRule="auto"/>
        <w:rPr>
          <w:rFonts w:ascii="Times New Roman" w:hAnsi="Times New Roman" w:cs="Times New Roman"/>
          <w:bCs/>
          <w:i/>
          <w:lang w:val="en-CA"/>
        </w:rPr>
      </w:pPr>
      <w:r w:rsidRPr="00D90BD8">
        <w:rPr>
          <w:rFonts w:ascii="Times New Roman" w:hAnsi="Times New Roman" w:cs="Times New Roman"/>
          <w:bCs/>
          <w:i/>
          <w:lang w:val="en-CA"/>
        </w:rPr>
        <w:t xml:space="preserve">Snail </w:t>
      </w:r>
      <w:r w:rsidR="005E091C">
        <w:rPr>
          <w:rFonts w:ascii="Times New Roman" w:hAnsi="Times New Roman" w:cs="Times New Roman"/>
          <w:bCs/>
          <w:i/>
          <w:lang w:val="en-CA"/>
        </w:rPr>
        <w:t>d</w:t>
      </w:r>
      <w:r w:rsidRPr="00D90BD8">
        <w:rPr>
          <w:rFonts w:ascii="Times New Roman" w:hAnsi="Times New Roman" w:cs="Times New Roman"/>
          <w:bCs/>
          <w:i/>
          <w:lang w:val="en-CA"/>
        </w:rPr>
        <w:t>ensity</w:t>
      </w:r>
      <w:r w:rsidR="00817A7D">
        <w:rPr>
          <w:rFonts w:ascii="Times New Roman" w:hAnsi="Times New Roman" w:cs="Times New Roman"/>
          <w:bCs/>
          <w:i/>
          <w:lang w:val="en-CA"/>
        </w:rPr>
        <w:t xml:space="preserve">, size, position and </w:t>
      </w:r>
      <w:r w:rsidR="005E091C">
        <w:rPr>
          <w:rFonts w:ascii="Times New Roman" w:hAnsi="Times New Roman" w:cs="Times New Roman"/>
          <w:bCs/>
          <w:i/>
          <w:lang w:val="en-CA"/>
        </w:rPr>
        <w:t>i</w:t>
      </w:r>
      <w:r>
        <w:rPr>
          <w:rFonts w:ascii="Times New Roman" w:hAnsi="Times New Roman" w:cs="Times New Roman"/>
          <w:bCs/>
          <w:i/>
          <w:lang w:val="en-CA"/>
        </w:rPr>
        <w:t xml:space="preserve">nfection </w:t>
      </w:r>
      <w:r w:rsidR="005E091C">
        <w:rPr>
          <w:rFonts w:ascii="Times New Roman" w:hAnsi="Times New Roman" w:cs="Times New Roman"/>
          <w:bCs/>
          <w:i/>
          <w:lang w:val="en-CA"/>
        </w:rPr>
        <w:t>e</w:t>
      </w:r>
      <w:r w:rsidRPr="00D90BD8">
        <w:rPr>
          <w:rFonts w:ascii="Times New Roman" w:hAnsi="Times New Roman" w:cs="Times New Roman"/>
          <w:bCs/>
          <w:i/>
          <w:lang w:val="en-CA"/>
        </w:rPr>
        <w:t xml:space="preserve">stimate </w:t>
      </w:r>
    </w:p>
    <w:p w14:paraId="279462A2" w14:textId="77777777" w:rsidR="005E091C" w:rsidRPr="00A078AC" w:rsidRDefault="00201FD2" w:rsidP="00A16331">
      <w:pPr>
        <w:spacing w:line="480" w:lineRule="auto"/>
        <w:ind w:firstLine="720"/>
        <w:rPr>
          <w:rFonts w:ascii="Times New Roman" w:hAnsi="Times New Roman" w:cs="Times New Roman"/>
          <w:bCs/>
          <w:lang w:val="en-CA"/>
        </w:rPr>
      </w:pPr>
      <w:r w:rsidRPr="00D732C9">
        <w:rPr>
          <w:rFonts w:ascii="Times New Roman" w:hAnsi="Times New Roman" w:cs="Times New Roman"/>
          <w:bCs/>
          <w:highlight w:val="magenta"/>
          <w:lang w:val="en-CA"/>
          <w:rPrChange w:id="9" w:author="jocelyn heywood" w:date="2024-10-06T16:02:00Z" w16du:dateUtc="2024-10-06T23:02:00Z">
            <w:rPr>
              <w:rFonts w:ascii="Times New Roman" w:hAnsi="Times New Roman" w:cs="Times New Roman"/>
              <w:bCs/>
              <w:lang w:val="en-CA"/>
            </w:rPr>
          </w:rPrChange>
        </w:rPr>
        <w:t>We sampled snail density using a quadrat and transect system</w:t>
      </w:r>
      <w:r>
        <w:rPr>
          <w:rFonts w:ascii="Times New Roman" w:hAnsi="Times New Roman" w:cs="Times New Roman"/>
          <w:bCs/>
          <w:lang w:val="en-CA"/>
        </w:rPr>
        <w:t xml:space="preserve">. We </w:t>
      </w:r>
      <w:r w:rsidR="005F103E">
        <w:rPr>
          <w:rFonts w:ascii="Times New Roman" w:hAnsi="Times New Roman" w:cs="Times New Roman"/>
          <w:bCs/>
          <w:lang w:val="en-CA"/>
        </w:rPr>
        <w:t xml:space="preserve">established </w:t>
      </w:r>
      <w:r w:rsidR="005F103E" w:rsidRPr="00D732C9">
        <w:rPr>
          <w:rFonts w:ascii="Times New Roman" w:hAnsi="Times New Roman" w:cs="Times New Roman"/>
          <w:bCs/>
          <w:highlight w:val="magenta"/>
          <w:lang w:val="en-CA"/>
          <w:rPrChange w:id="10" w:author="jocelyn heywood" w:date="2024-10-06T16:02:00Z" w16du:dateUtc="2024-10-06T23:02:00Z">
            <w:rPr>
              <w:rFonts w:ascii="Times New Roman" w:hAnsi="Times New Roman" w:cs="Times New Roman"/>
              <w:bCs/>
              <w:lang w:val="en-CA"/>
            </w:rPr>
          </w:rPrChange>
        </w:rPr>
        <w:t>three transects perpendicular to shore at each of the ten sites, spaced roughly equivalent distances apart from each othe</w:t>
      </w:r>
      <w:r w:rsidR="005F103E">
        <w:rPr>
          <w:rFonts w:ascii="Times New Roman" w:hAnsi="Times New Roman" w:cs="Times New Roman"/>
          <w:bCs/>
          <w:lang w:val="en-CA"/>
        </w:rPr>
        <w:t xml:space="preserve">r. </w:t>
      </w:r>
      <w:r w:rsidR="005F103E" w:rsidRPr="00D732C9">
        <w:rPr>
          <w:rFonts w:ascii="Times New Roman" w:hAnsi="Times New Roman" w:cs="Times New Roman"/>
          <w:bCs/>
          <w:highlight w:val="magenta"/>
          <w:lang w:val="en-CA"/>
          <w:rPrChange w:id="11" w:author="jocelyn heywood" w:date="2024-10-06T16:02:00Z" w16du:dateUtc="2024-10-06T23:02:00Z">
            <w:rPr>
              <w:rFonts w:ascii="Times New Roman" w:hAnsi="Times New Roman" w:cs="Times New Roman"/>
              <w:bCs/>
              <w:lang w:val="en-CA"/>
            </w:rPr>
          </w:rPrChange>
        </w:rPr>
        <w:t>Due to high variability in beach length, the distances between transects were not constant between sites but instead chosen to cover a representation of the full snail habitat</w:t>
      </w:r>
      <w:r w:rsidR="005F103E">
        <w:rPr>
          <w:rFonts w:ascii="Times New Roman" w:hAnsi="Times New Roman" w:cs="Times New Roman"/>
          <w:bCs/>
          <w:lang w:val="en-CA"/>
        </w:rPr>
        <w:t>.</w:t>
      </w:r>
      <w:r w:rsidR="00A16331">
        <w:rPr>
          <w:rFonts w:ascii="Times New Roman" w:hAnsi="Times New Roman" w:cs="Times New Roman"/>
          <w:bCs/>
          <w:lang w:val="en-CA"/>
        </w:rPr>
        <w:t xml:space="preserve"> </w:t>
      </w:r>
      <w:r w:rsidRPr="00D732C9">
        <w:rPr>
          <w:rFonts w:ascii="Times New Roman" w:hAnsi="Times New Roman" w:cs="Times New Roman"/>
          <w:bCs/>
          <w:highlight w:val="magenta"/>
          <w:lang w:val="en-CA"/>
          <w:rPrChange w:id="12" w:author="jocelyn heywood" w:date="2024-10-06T16:03:00Z" w16du:dateUtc="2024-10-06T23:03:00Z">
            <w:rPr>
              <w:rFonts w:ascii="Times New Roman" w:hAnsi="Times New Roman" w:cs="Times New Roman"/>
              <w:bCs/>
              <w:lang w:val="en-CA"/>
            </w:rPr>
          </w:rPrChange>
        </w:rPr>
        <w:t xml:space="preserve">We ran each transect line perpendicular to the beach </w:t>
      </w:r>
      <w:r w:rsidR="005F103E" w:rsidRPr="00D732C9">
        <w:rPr>
          <w:rFonts w:ascii="Times New Roman" w:hAnsi="Times New Roman" w:cs="Times New Roman"/>
          <w:bCs/>
          <w:highlight w:val="magenta"/>
          <w:lang w:val="en-CA"/>
          <w:rPrChange w:id="13" w:author="jocelyn heywood" w:date="2024-10-06T16:03:00Z" w16du:dateUtc="2024-10-06T23:03:00Z">
            <w:rPr>
              <w:rFonts w:ascii="Times New Roman" w:hAnsi="Times New Roman" w:cs="Times New Roman"/>
              <w:bCs/>
              <w:lang w:val="en-CA"/>
            </w:rPr>
          </w:rPrChange>
        </w:rPr>
        <w:t xml:space="preserve">starting at the </w:t>
      </w:r>
      <w:r w:rsidR="008F63A6" w:rsidRPr="00D732C9">
        <w:rPr>
          <w:rFonts w:ascii="Times New Roman" w:hAnsi="Times New Roman" w:cs="Times New Roman"/>
          <w:bCs/>
          <w:highlight w:val="magenta"/>
          <w:lang w:val="en-CA"/>
          <w:rPrChange w:id="14" w:author="jocelyn heywood" w:date="2024-10-06T16:03:00Z" w16du:dateUtc="2024-10-06T23:03:00Z">
            <w:rPr>
              <w:rFonts w:ascii="Times New Roman" w:hAnsi="Times New Roman" w:cs="Times New Roman"/>
              <w:bCs/>
              <w:lang w:val="en-CA"/>
            </w:rPr>
          </w:rPrChange>
        </w:rPr>
        <w:t>high tide line</w:t>
      </w:r>
      <w:r w:rsidRPr="00D732C9">
        <w:rPr>
          <w:rFonts w:ascii="Times New Roman" w:hAnsi="Times New Roman" w:cs="Times New Roman"/>
          <w:bCs/>
          <w:highlight w:val="magenta"/>
          <w:lang w:val="en-CA"/>
          <w:rPrChange w:id="15" w:author="jocelyn heywood" w:date="2024-10-06T16:03:00Z" w16du:dateUtc="2024-10-06T23:03:00Z">
            <w:rPr>
              <w:rFonts w:ascii="Times New Roman" w:hAnsi="Times New Roman" w:cs="Times New Roman"/>
              <w:bCs/>
              <w:lang w:val="en-CA"/>
            </w:rPr>
          </w:rPrChange>
        </w:rPr>
        <w:t xml:space="preserve"> </w:t>
      </w:r>
      <w:r w:rsidR="005F103E" w:rsidRPr="00D732C9">
        <w:rPr>
          <w:rFonts w:ascii="Times New Roman" w:hAnsi="Times New Roman" w:cs="Times New Roman"/>
          <w:bCs/>
          <w:highlight w:val="magenta"/>
          <w:lang w:val="en-CA"/>
          <w:rPrChange w:id="16" w:author="jocelyn heywood" w:date="2024-10-06T16:03:00Z" w16du:dateUtc="2024-10-06T23:03:00Z">
            <w:rPr>
              <w:rFonts w:ascii="Times New Roman" w:hAnsi="Times New Roman" w:cs="Times New Roman"/>
              <w:bCs/>
              <w:lang w:val="en-CA"/>
            </w:rPr>
          </w:rPrChange>
        </w:rPr>
        <w:t>and ending where</w:t>
      </w:r>
      <w:r w:rsidRPr="00D732C9">
        <w:rPr>
          <w:rFonts w:ascii="Times New Roman" w:hAnsi="Times New Roman" w:cs="Times New Roman"/>
          <w:bCs/>
          <w:highlight w:val="magenta"/>
          <w:lang w:val="en-CA"/>
          <w:rPrChange w:id="17" w:author="jocelyn heywood" w:date="2024-10-06T16:03:00Z" w16du:dateUtc="2024-10-06T23:03:00Z">
            <w:rPr>
              <w:rFonts w:ascii="Times New Roman" w:hAnsi="Times New Roman" w:cs="Times New Roman"/>
              <w:bCs/>
              <w:lang w:val="en-CA"/>
            </w:rPr>
          </w:rPrChange>
        </w:rPr>
        <w:t xml:space="preserve"> </w:t>
      </w:r>
      <w:r w:rsidR="008F63A6" w:rsidRPr="00D732C9">
        <w:rPr>
          <w:rFonts w:ascii="Times New Roman" w:hAnsi="Times New Roman" w:cs="Times New Roman"/>
          <w:bCs/>
          <w:highlight w:val="magenta"/>
          <w:lang w:val="en-CA"/>
          <w:rPrChange w:id="18" w:author="jocelyn heywood" w:date="2024-10-06T16:03:00Z" w16du:dateUtc="2024-10-06T23:03:00Z">
            <w:rPr>
              <w:rFonts w:ascii="Times New Roman" w:hAnsi="Times New Roman" w:cs="Times New Roman"/>
              <w:bCs/>
              <w:lang w:val="en-CA"/>
            </w:rPr>
          </w:rPrChange>
        </w:rPr>
        <w:t xml:space="preserve">the </w:t>
      </w:r>
      <w:r w:rsidRPr="00D732C9">
        <w:rPr>
          <w:rFonts w:ascii="Times New Roman" w:hAnsi="Times New Roman" w:cs="Times New Roman"/>
          <w:bCs/>
          <w:highlight w:val="magenta"/>
          <w:lang w:val="en-CA"/>
          <w:rPrChange w:id="19" w:author="jocelyn heywood" w:date="2024-10-06T16:03:00Z" w16du:dateUtc="2024-10-06T23:03:00Z">
            <w:rPr>
              <w:rFonts w:ascii="Times New Roman" w:hAnsi="Times New Roman" w:cs="Times New Roman"/>
              <w:bCs/>
              <w:lang w:val="en-CA"/>
            </w:rPr>
          </w:rPrChange>
        </w:rPr>
        <w:t>snail habitat ended, or until we had used 200 meters of tape</w:t>
      </w:r>
      <w:r>
        <w:rPr>
          <w:rFonts w:ascii="Times New Roman" w:hAnsi="Times New Roman" w:cs="Times New Roman"/>
          <w:bCs/>
          <w:lang w:val="en-CA"/>
        </w:rPr>
        <w:t xml:space="preserve">. </w:t>
      </w:r>
      <w:r w:rsidRPr="009E7749">
        <w:rPr>
          <w:rFonts w:ascii="Times New Roman" w:hAnsi="Times New Roman" w:cs="Times New Roman"/>
          <w:bCs/>
          <w:highlight w:val="yellow"/>
          <w:lang w:val="en-CA"/>
          <w:rPrChange w:id="20" w:author="jocelyn heywood" w:date="2024-10-06T16:03:00Z" w16du:dateUtc="2024-10-06T23:03:00Z">
            <w:rPr>
              <w:rFonts w:ascii="Times New Roman" w:hAnsi="Times New Roman" w:cs="Times New Roman"/>
              <w:bCs/>
              <w:lang w:val="en-CA"/>
            </w:rPr>
          </w:rPrChange>
        </w:rPr>
        <w:t>We choose a</w:t>
      </w:r>
      <w:r w:rsidR="008F63A6" w:rsidRPr="009E7749">
        <w:rPr>
          <w:rFonts w:ascii="Times New Roman" w:hAnsi="Times New Roman" w:cs="Times New Roman"/>
          <w:bCs/>
          <w:highlight w:val="yellow"/>
          <w:lang w:val="en-CA"/>
          <w:rPrChange w:id="21" w:author="jocelyn heywood" w:date="2024-10-06T16:03:00Z" w16du:dateUtc="2024-10-06T23:03:00Z">
            <w:rPr>
              <w:rFonts w:ascii="Times New Roman" w:hAnsi="Times New Roman" w:cs="Times New Roman"/>
              <w:bCs/>
              <w:lang w:val="en-CA"/>
            </w:rPr>
          </w:rPrChange>
        </w:rPr>
        <w:t xml:space="preserve"> random</w:t>
      </w:r>
      <w:r w:rsidRPr="009E7749">
        <w:rPr>
          <w:rFonts w:ascii="Times New Roman" w:hAnsi="Times New Roman" w:cs="Times New Roman"/>
          <w:bCs/>
          <w:highlight w:val="yellow"/>
          <w:lang w:val="en-CA"/>
          <w:rPrChange w:id="22" w:author="jocelyn heywood" w:date="2024-10-06T16:03:00Z" w16du:dateUtc="2024-10-06T23:03:00Z">
            <w:rPr>
              <w:rFonts w:ascii="Times New Roman" w:hAnsi="Times New Roman" w:cs="Times New Roman"/>
              <w:bCs/>
              <w:lang w:val="en-CA"/>
            </w:rPr>
          </w:rPrChange>
        </w:rPr>
        <w:t xml:space="preserve"> spot every 1/10 of the length of the transect</w:t>
      </w:r>
      <w:r w:rsidR="00D6042A" w:rsidRPr="009E7749">
        <w:rPr>
          <w:rFonts w:ascii="Times New Roman" w:hAnsi="Times New Roman" w:cs="Times New Roman"/>
          <w:bCs/>
          <w:highlight w:val="yellow"/>
          <w:lang w:val="en-CA"/>
          <w:rPrChange w:id="23" w:author="jocelyn heywood" w:date="2024-10-06T16:03:00Z" w16du:dateUtc="2024-10-06T23:03:00Z">
            <w:rPr>
              <w:rFonts w:ascii="Times New Roman" w:hAnsi="Times New Roman" w:cs="Times New Roman"/>
              <w:bCs/>
              <w:lang w:val="en-CA"/>
            </w:rPr>
          </w:rPrChange>
        </w:rPr>
        <w:t xml:space="preserve"> resulting in</w:t>
      </w:r>
      <w:r w:rsidRPr="009E7749">
        <w:rPr>
          <w:rFonts w:ascii="Times New Roman" w:hAnsi="Times New Roman" w:cs="Times New Roman"/>
          <w:bCs/>
          <w:highlight w:val="yellow"/>
          <w:lang w:val="en-CA"/>
          <w:rPrChange w:id="24" w:author="jocelyn heywood" w:date="2024-10-06T16:03:00Z" w16du:dateUtc="2024-10-06T23:03:00Z">
            <w:rPr>
              <w:rFonts w:ascii="Times New Roman" w:hAnsi="Times New Roman" w:cs="Times New Roman"/>
              <w:bCs/>
              <w:lang w:val="en-CA"/>
            </w:rPr>
          </w:rPrChange>
        </w:rPr>
        <w:t xml:space="preserve"> ten spots</w:t>
      </w:r>
      <w:r w:rsidR="00D6042A" w:rsidRPr="009E7749">
        <w:rPr>
          <w:rFonts w:ascii="Times New Roman" w:hAnsi="Times New Roman" w:cs="Times New Roman"/>
          <w:bCs/>
          <w:highlight w:val="yellow"/>
          <w:lang w:val="en-CA"/>
          <w:rPrChange w:id="25" w:author="jocelyn heywood" w:date="2024-10-06T16:03:00Z" w16du:dateUtc="2024-10-06T23:03:00Z">
            <w:rPr>
              <w:rFonts w:ascii="Times New Roman" w:hAnsi="Times New Roman" w:cs="Times New Roman"/>
              <w:bCs/>
              <w:lang w:val="en-CA"/>
            </w:rPr>
          </w:rPrChange>
        </w:rPr>
        <w:t xml:space="preserve"> per transect.</w:t>
      </w:r>
      <w:r w:rsidR="00D6042A">
        <w:rPr>
          <w:rFonts w:ascii="Times New Roman" w:hAnsi="Times New Roman" w:cs="Times New Roman"/>
          <w:bCs/>
          <w:lang w:val="en-CA"/>
        </w:rPr>
        <w:t xml:space="preserve"> </w:t>
      </w:r>
      <w:r w:rsidR="00D6042A" w:rsidRPr="00502374">
        <w:rPr>
          <w:rFonts w:ascii="Times New Roman" w:hAnsi="Times New Roman" w:cs="Times New Roman"/>
          <w:bCs/>
          <w:highlight w:val="magenta"/>
          <w:lang w:val="en-CA"/>
          <w:rPrChange w:id="26" w:author="jocelyn heywood" w:date="2024-10-06T16:03:00Z" w16du:dateUtc="2024-10-06T23:03:00Z">
            <w:rPr>
              <w:rFonts w:ascii="Times New Roman" w:hAnsi="Times New Roman" w:cs="Times New Roman"/>
              <w:bCs/>
              <w:lang w:val="en-CA"/>
            </w:rPr>
          </w:rPrChange>
        </w:rPr>
        <w:t xml:space="preserve">At each spot, we placed </w:t>
      </w:r>
      <w:r w:rsidRPr="00502374">
        <w:rPr>
          <w:rFonts w:ascii="Times New Roman" w:hAnsi="Times New Roman" w:cs="Times New Roman"/>
          <w:bCs/>
          <w:highlight w:val="magenta"/>
          <w:lang w:val="en-CA"/>
          <w:rPrChange w:id="27" w:author="jocelyn heywood" w:date="2024-10-06T16:03:00Z" w16du:dateUtc="2024-10-06T23:03:00Z">
            <w:rPr>
              <w:rFonts w:ascii="Times New Roman" w:hAnsi="Times New Roman" w:cs="Times New Roman"/>
              <w:bCs/>
              <w:lang w:val="en-CA"/>
            </w:rPr>
          </w:rPrChange>
        </w:rPr>
        <w:t xml:space="preserve">a </w:t>
      </w:r>
      <w:r w:rsidRPr="00502374">
        <w:rPr>
          <w:rFonts w:ascii="Times New Roman" w:hAnsi="Times New Roman" w:cs="Times New Roman"/>
          <w:bCs/>
          <w:highlight w:val="magenta"/>
          <w:lang w:val="en-CA"/>
          <w:rPrChange w:id="28" w:author="jocelyn heywood" w:date="2024-10-06T16:03:00Z" w16du:dateUtc="2024-10-06T23:03:00Z">
            <w:rPr>
              <w:rFonts w:ascii="Times New Roman" w:hAnsi="Times New Roman" w:cs="Times New Roman"/>
              <w:bCs/>
              <w:lang w:val="en-CA"/>
            </w:rPr>
          </w:rPrChange>
        </w:rPr>
        <w:lastRenderedPageBreak/>
        <w:t>0.0961 m</w:t>
      </w:r>
      <w:r w:rsidRPr="00502374">
        <w:rPr>
          <w:rFonts w:ascii="Times New Roman" w:hAnsi="Times New Roman" w:cs="Times New Roman"/>
          <w:bCs/>
          <w:highlight w:val="magenta"/>
          <w:vertAlign w:val="superscript"/>
          <w:lang w:val="en-CA"/>
          <w:rPrChange w:id="29" w:author="jocelyn heywood" w:date="2024-10-06T16:03:00Z" w16du:dateUtc="2024-10-06T23:03:00Z">
            <w:rPr>
              <w:rFonts w:ascii="Times New Roman" w:hAnsi="Times New Roman" w:cs="Times New Roman"/>
              <w:bCs/>
              <w:vertAlign w:val="superscript"/>
              <w:lang w:val="en-CA"/>
            </w:rPr>
          </w:rPrChange>
        </w:rPr>
        <w:t>2</w:t>
      </w:r>
      <w:r w:rsidRPr="00502374">
        <w:rPr>
          <w:rFonts w:ascii="Times New Roman" w:hAnsi="Times New Roman" w:cs="Times New Roman"/>
          <w:bCs/>
          <w:highlight w:val="magenta"/>
          <w:lang w:val="en-CA"/>
          <w:rPrChange w:id="30" w:author="jocelyn heywood" w:date="2024-10-06T16:03:00Z" w16du:dateUtc="2024-10-06T23:03:00Z">
            <w:rPr>
              <w:rFonts w:ascii="Times New Roman" w:hAnsi="Times New Roman" w:cs="Times New Roman"/>
              <w:bCs/>
              <w:lang w:val="en-CA"/>
            </w:rPr>
          </w:rPrChange>
        </w:rPr>
        <w:t xml:space="preserve"> quadrat square</w:t>
      </w:r>
      <w:r w:rsidR="004E64F8" w:rsidRPr="00502374">
        <w:rPr>
          <w:rFonts w:ascii="Times New Roman" w:hAnsi="Times New Roman" w:cs="Times New Roman"/>
          <w:bCs/>
          <w:highlight w:val="magenta"/>
          <w:lang w:val="en-CA"/>
          <w:rPrChange w:id="31" w:author="jocelyn heywood" w:date="2024-10-06T16:03:00Z" w16du:dateUtc="2024-10-06T23:03:00Z">
            <w:rPr>
              <w:rFonts w:ascii="Times New Roman" w:hAnsi="Times New Roman" w:cs="Times New Roman"/>
              <w:bCs/>
              <w:lang w:val="en-CA"/>
            </w:rPr>
          </w:rPrChange>
        </w:rPr>
        <w:t xml:space="preserve"> randomly on the left or right of the transect tape</w:t>
      </w:r>
      <w:r w:rsidR="00D6042A" w:rsidRPr="00502374">
        <w:rPr>
          <w:rFonts w:ascii="Times New Roman" w:hAnsi="Times New Roman" w:cs="Times New Roman"/>
          <w:bCs/>
          <w:highlight w:val="magenta"/>
          <w:lang w:val="en-CA"/>
          <w:rPrChange w:id="32" w:author="jocelyn heywood" w:date="2024-10-06T16:03:00Z" w16du:dateUtc="2024-10-06T23:03:00Z">
            <w:rPr>
              <w:rFonts w:ascii="Times New Roman" w:hAnsi="Times New Roman" w:cs="Times New Roman"/>
              <w:bCs/>
              <w:lang w:val="en-CA"/>
            </w:rPr>
          </w:rPrChange>
        </w:rPr>
        <w:t xml:space="preserve"> and counted all snails in the quadrat.</w:t>
      </w:r>
      <w:r w:rsidR="00D6042A">
        <w:rPr>
          <w:rFonts w:ascii="Times New Roman" w:hAnsi="Times New Roman" w:cs="Times New Roman"/>
          <w:bCs/>
          <w:lang w:val="en-CA"/>
        </w:rPr>
        <w:t xml:space="preserve"> </w:t>
      </w:r>
      <w:r w:rsidR="00D6042A" w:rsidRPr="00502374">
        <w:rPr>
          <w:rFonts w:ascii="Times New Roman" w:hAnsi="Times New Roman" w:cs="Times New Roman"/>
          <w:bCs/>
          <w:highlight w:val="magenta"/>
          <w:lang w:val="en-CA"/>
          <w:rPrChange w:id="33" w:author="jocelyn heywood" w:date="2024-10-06T16:03:00Z" w16du:dateUtc="2024-10-06T23:03:00Z">
            <w:rPr>
              <w:rFonts w:ascii="Times New Roman" w:hAnsi="Times New Roman" w:cs="Times New Roman"/>
              <w:bCs/>
              <w:lang w:val="en-CA"/>
            </w:rPr>
          </w:rPrChange>
        </w:rPr>
        <w:t>We looked and felt for snails up to 5</w:t>
      </w:r>
      <w:r w:rsidRPr="00502374">
        <w:rPr>
          <w:rFonts w:ascii="Times New Roman" w:hAnsi="Times New Roman" w:cs="Times New Roman"/>
          <w:bCs/>
          <w:highlight w:val="magenta"/>
          <w:lang w:val="en-CA"/>
          <w:rPrChange w:id="34" w:author="jocelyn heywood" w:date="2024-10-06T16:03:00Z" w16du:dateUtc="2024-10-06T23:03:00Z">
            <w:rPr>
              <w:rFonts w:ascii="Times New Roman" w:hAnsi="Times New Roman" w:cs="Times New Roman"/>
              <w:bCs/>
              <w:lang w:val="en-CA"/>
            </w:rPr>
          </w:rPrChange>
        </w:rPr>
        <w:t xml:space="preserve"> cm deep in the sediment</w:t>
      </w:r>
      <w:r w:rsidR="00D6042A" w:rsidRPr="00502374">
        <w:rPr>
          <w:rFonts w:ascii="Times New Roman" w:hAnsi="Times New Roman" w:cs="Times New Roman"/>
          <w:bCs/>
          <w:highlight w:val="magenta"/>
          <w:lang w:val="en-CA"/>
          <w:rPrChange w:id="35" w:author="jocelyn heywood" w:date="2024-10-06T16:03:00Z" w16du:dateUtc="2024-10-06T23:03:00Z">
            <w:rPr>
              <w:rFonts w:ascii="Times New Roman" w:hAnsi="Times New Roman" w:cs="Times New Roman"/>
              <w:bCs/>
              <w:lang w:val="en-CA"/>
            </w:rPr>
          </w:rPrChange>
        </w:rPr>
        <w:t>, as we were unable to find snails beyond this depth</w:t>
      </w:r>
      <w:r>
        <w:rPr>
          <w:rFonts w:ascii="Times New Roman" w:hAnsi="Times New Roman" w:cs="Times New Roman"/>
          <w:bCs/>
          <w:lang w:val="en-CA"/>
        </w:rPr>
        <w:t xml:space="preserve">. </w:t>
      </w:r>
      <w:r w:rsidRPr="00502374">
        <w:rPr>
          <w:rFonts w:ascii="Times New Roman" w:hAnsi="Times New Roman" w:cs="Times New Roman"/>
          <w:bCs/>
          <w:highlight w:val="magenta"/>
          <w:lang w:val="en-CA"/>
          <w:rPrChange w:id="36" w:author="jocelyn heywood" w:date="2024-10-06T16:04:00Z" w16du:dateUtc="2024-10-06T23:04:00Z">
            <w:rPr>
              <w:rFonts w:ascii="Times New Roman" w:hAnsi="Times New Roman" w:cs="Times New Roman"/>
              <w:bCs/>
              <w:lang w:val="en-CA"/>
            </w:rPr>
          </w:rPrChange>
        </w:rPr>
        <w:t xml:space="preserve">In </w:t>
      </w:r>
      <w:r w:rsidR="00D6042A" w:rsidRPr="00502374">
        <w:rPr>
          <w:rFonts w:ascii="Times New Roman" w:hAnsi="Times New Roman" w:cs="Times New Roman"/>
          <w:bCs/>
          <w:highlight w:val="magenta"/>
          <w:lang w:val="en-CA"/>
          <w:rPrChange w:id="37" w:author="jocelyn heywood" w:date="2024-10-06T16:04:00Z" w16du:dateUtc="2024-10-06T23:04:00Z">
            <w:rPr>
              <w:rFonts w:ascii="Times New Roman" w:hAnsi="Times New Roman" w:cs="Times New Roman"/>
              <w:bCs/>
              <w:lang w:val="en-CA"/>
            </w:rPr>
          </w:rPrChange>
        </w:rPr>
        <w:t>quadrats</w:t>
      </w:r>
      <w:r w:rsidRPr="00502374">
        <w:rPr>
          <w:rFonts w:ascii="Times New Roman" w:hAnsi="Times New Roman" w:cs="Times New Roman"/>
          <w:bCs/>
          <w:highlight w:val="magenta"/>
          <w:lang w:val="en-CA"/>
          <w:rPrChange w:id="38" w:author="jocelyn heywood" w:date="2024-10-06T16:04:00Z" w16du:dateUtc="2024-10-06T23:04:00Z">
            <w:rPr>
              <w:rFonts w:ascii="Times New Roman" w:hAnsi="Times New Roman" w:cs="Times New Roman"/>
              <w:bCs/>
              <w:lang w:val="en-CA"/>
            </w:rPr>
          </w:rPrChange>
        </w:rPr>
        <w:t xml:space="preserve"> where we found no snails in the </w:t>
      </w:r>
      <w:r w:rsidR="00D6042A" w:rsidRPr="00502374">
        <w:rPr>
          <w:rFonts w:ascii="Times New Roman" w:hAnsi="Times New Roman" w:cs="Times New Roman"/>
          <w:bCs/>
          <w:highlight w:val="magenta"/>
          <w:lang w:val="en-CA"/>
          <w:rPrChange w:id="39" w:author="jocelyn heywood" w:date="2024-10-06T16:04:00Z" w16du:dateUtc="2024-10-06T23:04:00Z">
            <w:rPr>
              <w:rFonts w:ascii="Times New Roman" w:hAnsi="Times New Roman" w:cs="Times New Roman"/>
              <w:bCs/>
              <w:lang w:val="en-CA"/>
            </w:rPr>
          </w:rPrChange>
        </w:rPr>
        <w:t>original</w:t>
      </w:r>
      <w:r w:rsidRPr="00502374">
        <w:rPr>
          <w:rFonts w:ascii="Times New Roman" w:hAnsi="Times New Roman" w:cs="Times New Roman"/>
          <w:bCs/>
          <w:highlight w:val="magenta"/>
          <w:lang w:val="en-CA"/>
          <w:rPrChange w:id="40" w:author="jocelyn heywood" w:date="2024-10-06T16:04:00Z" w16du:dateUtc="2024-10-06T23:04:00Z">
            <w:rPr>
              <w:rFonts w:ascii="Times New Roman" w:hAnsi="Times New Roman" w:cs="Times New Roman"/>
              <w:bCs/>
              <w:lang w:val="en-CA"/>
            </w:rPr>
          </w:rPrChange>
        </w:rPr>
        <w:t xml:space="preserve"> quadrat, we placed a</w:t>
      </w:r>
      <w:r w:rsidR="008F63A6" w:rsidRPr="00502374">
        <w:rPr>
          <w:rFonts w:ascii="Times New Roman" w:hAnsi="Times New Roman" w:cs="Times New Roman"/>
          <w:bCs/>
          <w:highlight w:val="magenta"/>
          <w:lang w:val="en-CA"/>
          <w:rPrChange w:id="41" w:author="jocelyn heywood" w:date="2024-10-06T16:04:00Z" w16du:dateUtc="2024-10-06T23:04:00Z">
            <w:rPr>
              <w:rFonts w:ascii="Times New Roman" w:hAnsi="Times New Roman" w:cs="Times New Roman"/>
              <w:bCs/>
              <w:lang w:val="en-CA"/>
            </w:rPr>
          </w:rPrChange>
        </w:rPr>
        <w:t xml:space="preserve"> larger</w:t>
      </w:r>
      <w:r w:rsidRPr="00502374">
        <w:rPr>
          <w:rFonts w:ascii="Times New Roman" w:hAnsi="Times New Roman" w:cs="Times New Roman"/>
          <w:bCs/>
          <w:highlight w:val="magenta"/>
          <w:lang w:val="en-CA"/>
          <w:rPrChange w:id="42" w:author="jocelyn heywood" w:date="2024-10-06T16:04:00Z" w16du:dateUtc="2024-10-06T23:04:00Z">
            <w:rPr>
              <w:rFonts w:ascii="Times New Roman" w:hAnsi="Times New Roman" w:cs="Times New Roman"/>
              <w:bCs/>
              <w:lang w:val="en-CA"/>
            </w:rPr>
          </w:rPrChange>
        </w:rPr>
        <w:t xml:space="preserve"> 0.2401 m</w:t>
      </w:r>
      <w:r w:rsidRPr="00502374">
        <w:rPr>
          <w:rFonts w:ascii="Times New Roman" w:hAnsi="Times New Roman" w:cs="Times New Roman"/>
          <w:bCs/>
          <w:highlight w:val="magenta"/>
          <w:vertAlign w:val="superscript"/>
          <w:lang w:val="en-CA"/>
          <w:rPrChange w:id="43" w:author="jocelyn heywood" w:date="2024-10-06T16:04:00Z" w16du:dateUtc="2024-10-06T23:04:00Z">
            <w:rPr>
              <w:rFonts w:ascii="Times New Roman" w:hAnsi="Times New Roman" w:cs="Times New Roman"/>
              <w:bCs/>
              <w:vertAlign w:val="superscript"/>
              <w:lang w:val="en-CA"/>
            </w:rPr>
          </w:rPrChange>
        </w:rPr>
        <w:t>2</w:t>
      </w:r>
      <w:r w:rsidRPr="00502374">
        <w:rPr>
          <w:rFonts w:ascii="Times New Roman" w:hAnsi="Times New Roman" w:cs="Times New Roman"/>
          <w:bCs/>
          <w:highlight w:val="magenta"/>
          <w:lang w:val="en-CA"/>
          <w:rPrChange w:id="44" w:author="jocelyn heywood" w:date="2024-10-06T16:04:00Z" w16du:dateUtc="2024-10-06T23:04:00Z">
            <w:rPr>
              <w:rFonts w:ascii="Times New Roman" w:hAnsi="Times New Roman" w:cs="Times New Roman"/>
              <w:bCs/>
              <w:lang w:val="en-CA"/>
            </w:rPr>
          </w:rPrChange>
        </w:rPr>
        <w:t xml:space="preserve"> </w:t>
      </w:r>
      <w:r w:rsidR="00D6042A" w:rsidRPr="00502374">
        <w:rPr>
          <w:rFonts w:ascii="Times New Roman" w:hAnsi="Times New Roman" w:cs="Times New Roman"/>
          <w:bCs/>
          <w:highlight w:val="magenta"/>
          <w:lang w:val="en-CA"/>
          <w:rPrChange w:id="45" w:author="jocelyn heywood" w:date="2024-10-06T16:04:00Z" w16du:dateUtc="2024-10-06T23:04:00Z">
            <w:rPr>
              <w:rFonts w:ascii="Times New Roman" w:hAnsi="Times New Roman" w:cs="Times New Roman"/>
              <w:bCs/>
              <w:lang w:val="en-CA"/>
            </w:rPr>
          </w:rPrChange>
        </w:rPr>
        <w:t xml:space="preserve">quadrat </w:t>
      </w:r>
      <w:r w:rsidRPr="00502374">
        <w:rPr>
          <w:rFonts w:ascii="Times New Roman" w:hAnsi="Times New Roman" w:cs="Times New Roman"/>
          <w:bCs/>
          <w:highlight w:val="magenta"/>
          <w:lang w:val="en-CA"/>
          <w:rPrChange w:id="46" w:author="jocelyn heywood" w:date="2024-10-06T16:04:00Z" w16du:dateUtc="2024-10-06T23:04:00Z">
            <w:rPr>
              <w:rFonts w:ascii="Times New Roman" w:hAnsi="Times New Roman" w:cs="Times New Roman"/>
              <w:bCs/>
              <w:lang w:val="en-CA"/>
            </w:rPr>
          </w:rPrChange>
        </w:rPr>
        <w:t xml:space="preserve">over the same area </w:t>
      </w:r>
      <w:r w:rsidR="00D6042A" w:rsidRPr="00502374">
        <w:rPr>
          <w:rFonts w:ascii="Times New Roman" w:hAnsi="Times New Roman" w:cs="Times New Roman"/>
          <w:bCs/>
          <w:highlight w:val="magenta"/>
          <w:lang w:val="en-CA"/>
          <w:rPrChange w:id="47" w:author="jocelyn heywood" w:date="2024-10-06T16:04:00Z" w16du:dateUtc="2024-10-06T23:04:00Z">
            <w:rPr>
              <w:rFonts w:ascii="Times New Roman" w:hAnsi="Times New Roman" w:cs="Times New Roman"/>
              <w:bCs/>
              <w:lang w:val="en-CA"/>
            </w:rPr>
          </w:rPrChange>
        </w:rPr>
        <w:t>and counted</w:t>
      </w:r>
      <w:r w:rsidRPr="00502374">
        <w:rPr>
          <w:rFonts w:ascii="Times New Roman" w:hAnsi="Times New Roman" w:cs="Times New Roman"/>
          <w:bCs/>
          <w:highlight w:val="magenta"/>
          <w:lang w:val="en-CA"/>
          <w:rPrChange w:id="48" w:author="jocelyn heywood" w:date="2024-10-06T16:04:00Z" w16du:dateUtc="2024-10-06T23:04:00Z">
            <w:rPr>
              <w:rFonts w:ascii="Times New Roman" w:hAnsi="Times New Roman" w:cs="Times New Roman"/>
              <w:bCs/>
              <w:lang w:val="en-CA"/>
            </w:rPr>
          </w:rPrChange>
        </w:rPr>
        <w:t xml:space="preserve"> the number of snails in the new quadrat.</w:t>
      </w:r>
    </w:p>
    <w:p w14:paraId="0298B959" w14:textId="77777777" w:rsidR="005E091C" w:rsidRDefault="00201FD2" w:rsidP="00AE7FDF">
      <w:pPr>
        <w:spacing w:line="480" w:lineRule="auto"/>
        <w:ind w:firstLine="720"/>
        <w:rPr>
          <w:rFonts w:ascii="Times New Roman" w:hAnsi="Times New Roman" w:cs="Times New Roman"/>
          <w:bCs/>
          <w:lang w:val="en-CA"/>
        </w:rPr>
      </w:pPr>
      <w:r>
        <w:rPr>
          <w:rFonts w:ascii="Times New Roman" w:hAnsi="Times New Roman" w:cs="Times New Roman"/>
          <w:bCs/>
          <w:lang w:val="en-CA"/>
        </w:rPr>
        <w:t xml:space="preserve">In order to estimate parasite infection prevalence, we collected the first 15 snails we encountered in each quadrat. </w:t>
      </w:r>
      <w:r w:rsidR="00AE7FDF">
        <w:rPr>
          <w:rFonts w:ascii="Times New Roman" w:hAnsi="Times New Roman" w:cs="Times New Roman"/>
          <w:bCs/>
          <w:lang w:val="en-CA"/>
        </w:rPr>
        <w:t xml:space="preserve">In quadrats where there were fewer than 15 snails, we moved the quadrat perpendicular to the transect tape and collected the snails in the new quadrat, repeating until we had found 15. In order to </w:t>
      </w:r>
      <w:r w:rsidR="008F63A6">
        <w:rPr>
          <w:rFonts w:ascii="Times New Roman" w:hAnsi="Times New Roman" w:cs="Times New Roman"/>
          <w:bCs/>
          <w:lang w:val="en-CA"/>
        </w:rPr>
        <w:t>minimize animal suffering</w:t>
      </w:r>
      <w:r w:rsidR="00AE7FDF">
        <w:rPr>
          <w:rFonts w:ascii="Times New Roman" w:hAnsi="Times New Roman" w:cs="Times New Roman"/>
          <w:bCs/>
          <w:lang w:val="en-CA"/>
        </w:rPr>
        <w:t xml:space="preserve">, we froze </w:t>
      </w:r>
      <w:r w:rsidR="008F63A6">
        <w:rPr>
          <w:rFonts w:ascii="Times New Roman" w:hAnsi="Times New Roman" w:cs="Times New Roman"/>
          <w:bCs/>
          <w:lang w:val="en-CA"/>
        </w:rPr>
        <w:t>the</w:t>
      </w:r>
      <w:r w:rsidR="00AE7FDF">
        <w:rPr>
          <w:rFonts w:ascii="Times New Roman" w:hAnsi="Times New Roman" w:cs="Times New Roman"/>
          <w:bCs/>
          <w:lang w:val="en-CA"/>
        </w:rPr>
        <w:t xml:space="preserve"> snails in petri dishes filled with sea water. W</w:t>
      </w:r>
      <w:r>
        <w:rPr>
          <w:rFonts w:ascii="Times New Roman" w:hAnsi="Times New Roman" w:cs="Times New Roman"/>
          <w:bCs/>
          <w:lang w:val="en-CA"/>
        </w:rPr>
        <w:t xml:space="preserve">e randomly selected five snails from each quadrat to measure from </w:t>
      </w:r>
      <w:r w:rsidR="00AE7FDF">
        <w:rPr>
          <w:rFonts w:ascii="Times New Roman" w:hAnsi="Times New Roman" w:cs="Times New Roman"/>
          <w:bCs/>
          <w:lang w:val="en-CA"/>
        </w:rPr>
        <w:t xml:space="preserve">apex to aperture, using a pair of calipers to measure to the nearest tenth of a </w:t>
      </w:r>
      <w:r w:rsidR="00B145DB">
        <w:rPr>
          <w:rFonts w:ascii="Times New Roman" w:hAnsi="Times New Roman" w:cs="Times New Roman"/>
          <w:bCs/>
          <w:lang w:val="en-CA"/>
        </w:rPr>
        <w:t>millimetre</w:t>
      </w:r>
      <w:r>
        <w:rPr>
          <w:rFonts w:ascii="Times New Roman" w:hAnsi="Times New Roman" w:cs="Times New Roman"/>
          <w:bCs/>
          <w:lang w:val="en-CA"/>
        </w:rPr>
        <w:t xml:space="preserve">. Using a dissection microscope, we </w:t>
      </w:r>
      <w:r w:rsidR="00AE7FDF">
        <w:rPr>
          <w:rFonts w:ascii="Times New Roman" w:hAnsi="Times New Roman" w:cs="Times New Roman"/>
          <w:bCs/>
          <w:lang w:val="en-CA"/>
        </w:rPr>
        <w:t xml:space="preserve">then </w:t>
      </w:r>
      <w:r>
        <w:rPr>
          <w:rFonts w:ascii="Times New Roman" w:hAnsi="Times New Roman" w:cs="Times New Roman"/>
          <w:bCs/>
          <w:lang w:val="en-CA"/>
        </w:rPr>
        <w:t xml:space="preserve">dissected the snails to examine their tissue for </w:t>
      </w:r>
      <w:r w:rsidRPr="004911C1">
        <w:rPr>
          <w:rFonts w:ascii="Times New Roman" w:hAnsi="Times New Roman" w:cs="Times New Roman"/>
          <w:bCs/>
          <w:i/>
        </w:rPr>
        <w:t>C. batillariae</w:t>
      </w:r>
      <w:r w:rsidRPr="004911C1">
        <w:rPr>
          <w:rFonts w:ascii="Times New Roman" w:hAnsi="Times New Roman" w:cs="Times New Roman"/>
          <w:bCs/>
        </w:rPr>
        <w:t xml:space="preserve"> </w:t>
      </w:r>
      <w:r w:rsidRPr="004911C1">
        <w:rPr>
          <w:rFonts w:ascii="Times New Roman" w:hAnsi="Times New Roman" w:cs="Times New Roman"/>
          <w:bCs/>
          <w:lang w:val="en-CA"/>
        </w:rPr>
        <w:t>rediae and cercariae</w:t>
      </w:r>
      <w:r>
        <w:rPr>
          <w:rFonts w:ascii="Times New Roman" w:hAnsi="Times New Roman" w:cs="Times New Roman"/>
          <w:bCs/>
          <w:lang w:val="en-CA"/>
        </w:rPr>
        <w:t xml:space="preserve"> in order to classify the snails as infected or uninfected.</w:t>
      </w:r>
      <w:r w:rsidR="007A4AF4">
        <w:rPr>
          <w:rFonts w:ascii="Times New Roman" w:hAnsi="Times New Roman" w:cs="Times New Roman"/>
          <w:bCs/>
          <w:lang w:val="en-CA"/>
        </w:rPr>
        <w:t xml:space="preserve"> We calculated the proportion of infected snails in each quadrat. For each response variable (parasite prevalence</w:t>
      </w:r>
      <w:r w:rsidR="00A16331">
        <w:rPr>
          <w:rFonts w:ascii="Times New Roman" w:hAnsi="Times New Roman" w:cs="Times New Roman"/>
          <w:bCs/>
          <w:lang w:val="en-CA"/>
        </w:rPr>
        <w:t xml:space="preserve">, </w:t>
      </w:r>
      <w:r w:rsidR="007A4AF4">
        <w:rPr>
          <w:rFonts w:ascii="Times New Roman" w:hAnsi="Times New Roman" w:cs="Times New Roman"/>
          <w:bCs/>
          <w:lang w:val="en-CA"/>
        </w:rPr>
        <w:t>snail density</w:t>
      </w:r>
      <w:r w:rsidR="00A16331">
        <w:rPr>
          <w:rFonts w:ascii="Times New Roman" w:hAnsi="Times New Roman" w:cs="Times New Roman"/>
          <w:bCs/>
          <w:lang w:val="en-CA"/>
        </w:rPr>
        <w:t>, and snail size</w:t>
      </w:r>
      <w:r w:rsidR="007A4AF4">
        <w:rPr>
          <w:rFonts w:ascii="Times New Roman" w:hAnsi="Times New Roman" w:cs="Times New Roman"/>
          <w:bCs/>
          <w:lang w:val="en-CA"/>
        </w:rPr>
        <w:t xml:space="preserve">) we built a </w:t>
      </w:r>
      <w:commentRangeStart w:id="49"/>
      <w:r w:rsidR="007A4AF4">
        <w:rPr>
          <w:rFonts w:ascii="Times New Roman" w:hAnsi="Times New Roman" w:cs="Times New Roman"/>
          <w:bCs/>
          <w:lang w:val="en-CA"/>
        </w:rPr>
        <w:t>linear model with a fixed term for position, beach, position:beach interaction, and a random effect of transect (</w:t>
      </w:r>
      <w:r w:rsidR="00015759">
        <w:rPr>
          <w:rFonts w:ascii="Times New Roman" w:hAnsi="Times New Roman" w:cs="Times New Roman"/>
          <w:bCs/>
          <w:lang w:val="en-CA"/>
        </w:rPr>
        <w:t>glmmTMB</w:t>
      </w:r>
      <w:r w:rsidR="007A4AF4">
        <w:rPr>
          <w:rFonts w:ascii="Times New Roman" w:hAnsi="Times New Roman" w:cs="Times New Roman"/>
          <w:bCs/>
          <w:lang w:val="en-CA"/>
        </w:rPr>
        <w:t xml:space="preserve">(response ~ position*beach + (1|transect))). </w:t>
      </w:r>
      <w:commentRangeEnd w:id="49"/>
      <w:r w:rsidR="00015759">
        <w:rPr>
          <w:rStyle w:val="CommentReference"/>
        </w:rPr>
        <w:commentReference w:id="49"/>
      </w:r>
    </w:p>
    <w:p w14:paraId="380B2C4D" w14:textId="77777777" w:rsidR="00015759" w:rsidRDefault="00015759" w:rsidP="00AE7FDF">
      <w:pPr>
        <w:spacing w:line="480" w:lineRule="auto"/>
        <w:ind w:firstLine="720"/>
        <w:rPr>
          <w:rFonts w:ascii="Times New Roman" w:hAnsi="Times New Roman" w:cs="Times New Roman"/>
          <w:bCs/>
          <w:lang w:val="en-CA"/>
        </w:rPr>
      </w:pPr>
    </w:p>
    <w:p w14:paraId="1FAF5CD2" w14:textId="77777777" w:rsidR="005E091C" w:rsidRPr="005E091C" w:rsidRDefault="005E091C" w:rsidP="005E091C">
      <w:pPr>
        <w:spacing w:line="480" w:lineRule="auto"/>
        <w:rPr>
          <w:rFonts w:ascii="Times New Roman" w:hAnsi="Times New Roman" w:cs="Times New Roman"/>
          <w:bCs/>
          <w:i/>
          <w:iCs/>
          <w:lang w:val="en-CA"/>
        </w:rPr>
      </w:pPr>
      <w:r w:rsidRPr="005E091C">
        <w:rPr>
          <w:rFonts w:ascii="Times New Roman" w:hAnsi="Times New Roman" w:cs="Times New Roman"/>
          <w:bCs/>
          <w:i/>
          <w:iCs/>
          <w:lang w:val="en-CA"/>
        </w:rPr>
        <w:t xml:space="preserve">Mark-recapture and growth rate </w:t>
      </w:r>
      <w:r>
        <w:rPr>
          <w:rFonts w:ascii="Times New Roman" w:hAnsi="Times New Roman" w:cs="Times New Roman"/>
          <w:bCs/>
          <w:i/>
          <w:iCs/>
          <w:lang w:val="en-CA"/>
        </w:rPr>
        <w:t>estimation</w:t>
      </w:r>
    </w:p>
    <w:p w14:paraId="25889C6A" w14:textId="77777777" w:rsidR="00B145DB" w:rsidRDefault="008F63A6" w:rsidP="00617E0E">
      <w:pPr>
        <w:spacing w:line="480" w:lineRule="auto"/>
        <w:ind w:firstLine="720"/>
        <w:rPr>
          <w:rFonts w:ascii="Times New Roman" w:hAnsi="Times New Roman" w:cs="Times New Roman"/>
          <w:bCs/>
          <w:lang w:val="en-CA"/>
        </w:rPr>
      </w:pPr>
      <w:r>
        <w:rPr>
          <w:rFonts w:ascii="Times New Roman" w:hAnsi="Times New Roman" w:cs="Times New Roman"/>
          <w:bCs/>
          <w:lang w:val="en-CA"/>
        </w:rPr>
        <w:t xml:space="preserve">We returned to Crescent Beach, Padilla Bay, and Page Lagoon </w:t>
      </w:r>
      <w:r w:rsidR="007C21FF">
        <w:rPr>
          <w:rFonts w:ascii="Times New Roman" w:hAnsi="Times New Roman" w:cs="Times New Roman"/>
          <w:bCs/>
          <w:lang w:val="en-CA"/>
        </w:rPr>
        <w:t xml:space="preserve">in </w:t>
      </w:r>
      <w:r w:rsidR="00617E0E">
        <w:rPr>
          <w:rFonts w:ascii="Times New Roman" w:hAnsi="Times New Roman" w:cs="Times New Roman"/>
          <w:bCs/>
          <w:lang w:val="en-CA"/>
        </w:rPr>
        <w:t>June</w:t>
      </w:r>
      <w:r w:rsidR="007C21FF">
        <w:rPr>
          <w:rFonts w:ascii="Times New Roman" w:hAnsi="Times New Roman" w:cs="Times New Roman"/>
          <w:bCs/>
          <w:lang w:val="en-CA"/>
        </w:rPr>
        <w:t xml:space="preserve"> 2018 </w:t>
      </w:r>
      <w:r>
        <w:rPr>
          <w:rFonts w:ascii="Times New Roman" w:hAnsi="Times New Roman" w:cs="Times New Roman"/>
          <w:bCs/>
          <w:lang w:val="en-CA"/>
        </w:rPr>
        <w:t xml:space="preserve">to conduct a </w:t>
      </w:r>
      <w:r w:rsidR="00617E0E">
        <w:rPr>
          <w:rFonts w:ascii="Times New Roman" w:hAnsi="Times New Roman" w:cs="Times New Roman"/>
          <w:bCs/>
          <w:lang w:val="en-CA"/>
        </w:rPr>
        <w:t>mark-recapture</w:t>
      </w:r>
      <w:r>
        <w:rPr>
          <w:rFonts w:ascii="Times New Roman" w:hAnsi="Times New Roman" w:cs="Times New Roman"/>
          <w:bCs/>
          <w:lang w:val="en-CA"/>
        </w:rPr>
        <w:t xml:space="preserve"> experiment. </w:t>
      </w:r>
      <w:r w:rsidR="00617E0E">
        <w:rPr>
          <w:rFonts w:ascii="Times New Roman" w:hAnsi="Times New Roman" w:cs="Times New Roman"/>
          <w:bCs/>
          <w:lang w:val="en-CA"/>
        </w:rPr>
        <w:t>At each beach, we</w:t>
      </w:r>
      <w:r w:rsidR="007C21FF">
        <w:rPr>
          <w:rFonts w:ascii="Times New Roman" w:hAnsi="Times New Roman" w:cs="Times New Roman"/>
          <w:bCs/>
          <w:lang w:val="en-CA"/>
        </w:rPr>
        <w:t xml:space="preserve"> collected 500? snails from the high, mid, and low intertidal and marked </w:t>
      </w:r>
      <w:r w:rsidR="00617E0E">
        <w:rPr>
          <w:rFonts w:ascii="Times New Roman" w:hAnsi="Times New Roman" w:cs="Times New Roman"/>
          <w:bCs/>
          <w:lang w:val="en-CA"/>
        </w:rPr>
        <w:t>the margin of the shell aperture and the dorsal surface w</w:t>
      </w:r>
      <w:r w:rsidR="007C21FF">
        <w:rPr>
          <w:rFonts w:ascii="Times New Roman" w:hAnsi="Times New Roman" w:cs="Times New Roman"/>
          <w:bCs/>
          <w:lang w:val="en-CA"/>
        </w:rPr>
        <w:t>ith nail polish before releasing them into the middle of the intertidal zone (roughly 100 m from shore)</w:t>
      </w:r>
      <w:r w:rsidR="00617E0E">
        <w:rPr>
          <w:rFonts w:ascii="Times New Roman" w:hAnsi="Times New Roman" w:cs="Times New Roman"/>
          <w:bCs/>
          <w:lang w:val="en-CA"/>
        </w:rPr>
        <w:t xml:space="preserve">. One </w:t>
      </w:r>
      <w:r w:rsidR="00617E0E">
        <w:rPr>
          <w:rFonts w:ascii="Times New Roman" w:hAnsi="Times New Roman" w:cs="Times New Roman"/>
          <w:bCs/>
          <w:lang w:val="en-CA"/>
        </w:rPr>
        <w:lastRenderedPageBreak/>
        <w:t xml:space="preserve">month later, we returned to each beach and recaptured (__%) of the snails. For each snail, we recorded the distance from the starting position to the nearest 10 m. Next, we measured the shell length, width, and the difference between the current margin of the aperture and the aperture marked with nail polish. Finally, we dissected them for parasites after euthanizing them in the freezer. </w:t>
      </w:r>
      <w:commentRangeStart w:id="50"/>
      <w:r w:rsidR="00617E0E">
        <w:rPr>
          <w:rFonts w:ascii="Times New Roman" w:hAnsi="Times New Roman" w:cs="Times New Roman"/>
          <w:bCs/>
          <w:lang w:val="en-CA"/>
        </w:rPr>
        <w:t xml:space="preserve">We </w:t>
      </w:r>
      <w:r w:rsidR="00A16331">
        <w:rPr>
          <w:rFonts w:ascii="Times New Roman" w:hAnsi="Times New Roman" w:cs="Times New Roman"/>
          <w:bCs/>
          <w:lang w:val="en-CA"/>
        </w:rPr>
        <w:t>statistically explored the effect of parasite infection on snail movement using a linear model with fixed terms for infection, beach, and an infection:beach interaction. We used a model (not sure which one) to determine the effect of infection on snail growth.</w:t>
      </w:r>
      <w:commentRangeEnd w:id="50"/>
      <w:r w:rsidR="009D5B84">
        <w:rPr>
          <w:rStyle w:val="CommentReference"/>
        </w:rPr>
        <w:commentReference w:id="50"/>
      </w:r>
    </w:p>
    <w:p w14:paraId="04E543DC" w14:textId="77777777" w:rsidR="00201FD2" w:rsidRDefault="00201FD2" w:rsidP="00201FD2">
      <w:pPr>
        <w:spacing w:line="480" w:lineRule="auto"/>
        <w:rPr>
          <w:rFonts w:ascii="Times New Roman" w:hAnsi="Times New Roman" w:cs="Times New Roman"/>
          <w:bCs/>
          <w:lang w:val="en-CA"/>
        </w:rPr>
      </w:pPr>
    </w:p>
    <w:p w14:paraId="6A690EFC" w14:textId="77777777" w:rsidR="00201FD2" w:rsidRPr="007C47F0" w:rsidRDefault="00201FD2" w:rsidP="00201FD2">
      <w:pPr>
        <w:spacing w:line="480" w:lineRule="auto"/>
        <w:rPr>
          <w:rFonts w:ascii="Times New Roman" w:hAnsi="Times New Roman" w:cs="Times New Roman"/>
          <w:b/>
          <w:bCs/>
          <w:lang w:val="en-CA"/>
        </w:rPr>
      </w:pPr>
      <w:r w:rsidRPr="007C47F0">
        <w:rPr>
          <w:rFonts w:ascii="Times New Roman" w:hAnsi="Times New Roman" w:cs="Times New Roman"/>
          <w:b/>
          <w:bCs/>
          <w:lang w:val="en-CA"/>
        </w:rPr>
        <w:t>Results</w:t>
      </w:r>
    </w:p>
    <w:p w14:paraId="5B70BF00" w14:textId="77777777" w:rsidR="00817A7D" w:rsidRDefault="00817A7D" w:rsidP="00817A7D">
      <w:pPr>
        <w:spacing w:line="480" w:lineRule="auto"/>
        <w:rPr>
          <w:rFonts w:ascii="Times New Roman" w:hAnsi="Times New Roman" w:cs="Times New Roman"/>
          <w:bCs/>
          <w:i/>
          <w:lang w:val="en-CA"/>
        </w:rPr>
      </w:pPr>
      <w:r w:rsidRPr="00D90BD8">
        <w:rPr>
          <w:rFonts w:ascii="Times New Roman" w:hAnsi="Times New Roman" w:cs="Times New Roman"/>
          <w:bCs/>
          <w:i/>
          <w:lang w:val="en-CA"/>
        </w:rPr>
        <w:t xml:space="preserve">Snail </w:t>
      </w:r>
      <w:r>
        <w:rPr>
          <w:rFonts w:ascii="Times New Roman" w:hAnsi="Times New Roman" w:cs="Times New Roman"/>
          <w:bCs/>
          <w:i/>
          <w:lang w:val="en-CA"/>
        </w:rPr>
        <w:t>d</w:t>
      </w:r>
      <w:r w:rsidRPr="00D90BD8">
        <w:rPr>
          <w:rFonts w:ascii="Times New Roman" w:hAnsi="Times New Roman" w:cs="Times New Roman"/>
          <w:bCs/>
          <w:i/>
          <w:lang w:val="en-CA"/>
        </w:rPr>
        <w:t>ensity</w:t>
      </w:r>
      <w:r>
        <w:rPr>
          <w:rFonts w:ascii="Times New Roman" w:hAnsi="Times New Roman" w:cs="Times New Roman"/>
          <w:bCs/>
          <w:i/>
          <w:lang w:val="en-CA"/>
        </w:rPr>
        <w:t>, size, position and infection e</w:t>
      </w:r>
      <w:r w:rsidRPr="00D90BD8">
        <w:rPr>
          <w:rFonts w:ascii="Times New Roman" w:hAnsi="Times New Roman" w:cs="Times New Roman"/>
          <w:bCs/>
          <w:i/>
          <w:lang w:val="en-CA"/>
        </w:rPr>
        <w:t xml:space="preserve">stimate </w:t>
      </w:r>
    </w:p>
    <w:p w14:paraId="0F5C3A98" w14:textId="77777777" w:rsidR="002B7942" w:rsidRDefault="000313D9" w:rsidP="00201FD2">
      <w:pPr>
        <w:spacing w:line="480" w:lineRule="auto"/>
        <w:rPr>
          <w:rFonts w:ascii="Times New Roman" w:hAnsi="Times New Roman" w:cs="Times New Roman"/>
          <w:bCs/>
          <w:lang w:val="en-CA"/>
        </w:rPr>
      </w:pPr>
      <w:r>
        <w:rPr>
          <w:rFonts w:ascii="Times New Roman" w:hAnsi="Times New Roman" w:cs="Times New Roman"/>
          <w:bCs/>
          <w:lang w:val="en-CA"/>
        </w:rPr>
        <w:t xml:space="preserve">We found a significant effect of position (…), beach (…), and a position:beach interaction (…) on the prevalence of trematode infection in Japanese mud snails. We also found a significant effect of position (…), beach (…), and a position:beach interaction (…) on the </w:t>
      </w:r>
      <w:r w:rsidR="00176934">
        <w:rPr>
          <w:rFonts w:ascii="Times New Roman" w:hAnsi="Times New Roman" w:cs="Times New Roman"/>
          <w:bCs/>
          <w:lang w:val="en-CA"/>
        </w:rPr>
        <w:t xml:space="preserve">size and </w:t>
      </w:r>
      <w:r>
        <w:rPr>
          <w:rFonts w:ascii="Times New Roman" w:hAnsi="Times New Roman" w:cs="Times New Roman"/>
          <w:bCs/>
          <w:lang w:val="en-CA"/>
        </w:rPr>
        <w:t>density of snails</w:t>
      </w:r>
      <w:r w:rsidR="002B7942">
        <w:rPr>
          <w:rFonts w:ascii="Times New Roman" w:hAnsi="Times New Roman" w:cs="Times New Roman"/>
          <w:bCs/>
          <w:lang w:val="en-CA"/>
        </w:rPr>
        <w:t xml:space="preserve">. </w:t>
      </w:r>
      <w:r w:rsidR="00176934">
        <w:rPr>
          <w:rFonts w:ascii="Times New Roman" w:hAnsi="Times New Roman" w:cs="Times New Roman"/>
          <w:bCs/>
          <w:lang w:val="en-CA"/>
        </w:rPr>
        <w:t>Smaller s</w:t>
      </w:r>
      <w:r w:rsidR="002B7942">
        <w:rPr>
          <w:rFonts w:ascii="Times New Roman" w:hAnsi="Times New Roman" w:cs="Times New Roman"/>
          <w:bCs/>
          <w:lang w:val="en-CA"/>
        </w:rPr>
        <w:t xml:space="preserve">nails were generally found in denser aggregations higher in the intertidal, then </w:t>
      </w:r>
      <w:r w:rsidR="00176934">
        <w:rPr>
          <w:rFonts w:ascii="Times New Roman" w:hAnsi="Times New Roman" w:cs="Times New Roman"/>
          <w:bCs/>
          <w:lang w:val="en-CA"/>
        </w:rPr>
        <w:t>became less abundant and larger</w:t>
      </w:r>
      <w:r w:rsidR="002B7942">
        <w:rPr>
          <w:rFonts w:ascii="Times New Roman" w:hAnsi="Times New Roman" w:cs="Times New Roman"/>
          <w:bCs/>
          <w:lang w:val="en-CA"/>
        </w:rPr>
        <w:t xml:space="preserve"> as you travelled towards the water</w:t>
      </w:r>
      <w:r w:rsidR="00176934">
        <w:rPr>
          <w:rFonts w:ascii="Times New Roman" w:hAnsi="Times New Roman" w:cs="Times New Roman"/>
          <w:bCs/>
          <w:lang w:val="en-CA"/>
        </w:rPr>
        <w:t xml:space="preserve"> (Fig. 2)</w:t>
      </w:r>
      <w:r w:rsidR="002B7942">
        <w:rPr>
          <w:rFonts w:ascii="Times New Roman" w:hAnsi="Times New Roman" w:cs="Times New Roman"/>
          <w:bCs/>
          <w:lang w:val="en-CA"/>
        </w:rPr>
        <w:t xml:space="preserve">. However, this trend was reversed at Page Lagoon. </w:t>
      </w:r>
    </w:p>
    <w:p w14:paraId="604099A8" w14:textId="77777777" w:rsidR="00E129BD" w:rsidRPr="005E091C" w:rsidRDefault="00E129BD" w:rsidP="00E129BD">
      <w:pPr>
        <w:spacing w:line="480" w:lineRule="auto"/>
        <w:rPr>
          <w:rFonts w:ascii="Times New Roman" w:hAnsi="Times New Roman" w:cs="Times New Roman"/>
          <w:bCs/>
          <w:i/>
          <w:iCs/>
          <w:lang w:val="en-CA"/>
        </w:rPr>
      </w:pPr>
      <w:r w:rsidRPr="005E091C">
        <w:rPr>
          <w:rFonts w:ascii="Times New Roman" w:hAnsi="Times New Roman" w:cs="Times New Roman"/>
          <w:bCs/>
          <w:i/>
          <w:iCs/>
          <w:lang w:val="en-CA"/>
        </w:rPr>
        <w:t xml:space="preserve">Mark-recapture and growth rate </w:t>
      </w:r>
      <w:r>
        <w:rPr>
          <w:rFonts w:ascii="Times New Roman" w:hAnsi="Times New Roman" w:cs="Times New Roman"/>
          <w:bCs/>
          <w:i/>
          <w:iCs/>
          <w:lang w:val="en-CA"/>
        </w:rPr>
        <w:t>estimation</w:t>
      </w:r>
    </w:p>
    <w:p w14:paraId="2953A3F7" w14:textId="77777777" w:rsidR="00E129BD" w:rsidRDefault="00E129BD" w:rsidP="00E129BD">
      <w:pPr>
        <w:spacing w:line="480" w:lineRule="auto"/>
        <w:rPr>
          <w:rFonts w:ascii="Times New Roman" w:hAnsi="Times New Roman" w:cs="Times New Roman"/>
          <w:bCs/>
          <w:lang w:val="en-CA"/>
        </w:rPr>
      </w:pPr>
      <w:r>
        <w:rPr>
          <w:rFonts w:ascii="Times New Roman" w:hAnsi="Times New Roman" w:cs="Times New Roman"/>
          <w:bCs/>
          <w:lang w:val="en-CA"/>
        </w:rPr>
        <w:t xml:space="preserve">We found that infection significantly affected where snails were recaptured, with infected snails from Padilla Bay and Crescent Beach travelling farther towards the low intertidal than uninfected snails. However, this trend was reversed at Page Lagoon, with infected snails travelling significantly further towards high tide than uninfected snails. Due to this reversal, there was a significant site:infection interaction (…. Fig. 3). Surprisingly, infection did not significantly affect distance travelled (&gt;&gt;&gt;&gt;). </w:t>
      </w:r>
    </w:p>
    <w:p w14:paraId="08C5FDB8" w14:textId="77777777" w:rsidR="00E129BD" w:rsidRDefault="00E129BD" w:rsidP="00E129BD">
      <w:pPr>
        <w:spacing w:line="480" w:lineRule="auto"/>
        <w:rPr>
          <w:rFonts w:ascii="Times New Roman" w:hAnsi="Times New Roman" w:cs="Times New Roman"/>
          <w:bCs/>
          <w:lang w:val="en-CA"/>
        </w:rPr>
      </w:pPr>
      <w:r>
        <w:rPr>
          <w:rFonts w:ascii="Times New Roman" w:hAnsi="Times New Roman" w:cs="Times New Roman"/>
          <w:bCs/>
          <w:lang w:val="en-CA"/>
        </w:rPr>
        <w:lastRenderedPageBreak/>
        <w:t>Infection had a significant effect on snail growth (…)……</w:t>
      </w:r>
    </w:p>
    <w:p w14:paraId="2EA33E28" w14:textId="77777777" w:rsidR="00E129BD" w:rsidRDefault="00E129BD" w:rsidP="00201FD2">
      <w:pPr>
        <w:spacing w:line="480" w:lineRule="auto"/>
        <w:rPr>
          <w:rFonts w:ascii="Times New Roman" w:hAnsi="Times New Roman" w:cs="Times New Roman"/>
          <w:bCs/>
          <w:lang w:val="en-CA"/>
        </w:rPr>
      </w:pPr>
    </w:p>
    <w:p w14:paraId="479454DB" w14:textId="7193DDAD" w:rsidR="000313D9" w:rsidRDefault="00502374" w:rsidP="00201FD2">
      <w:pPr>
        <w:spacing w:line="480" w:lineRule="auto"/>
        <w:rPr>
          <w:rFonts w:ascii="Times New Roman" w:hAnsi="Times New Roman" w:cs="Times New Roman"/>
          <w:bCs/>
          <w:lang w:val="en-CA"/>
        </w:rPr>
      </w:pPr>
      <w:ins w:id="51" w:author="jocelyn heywood" w:date="2024-10-06T16:12:00Z" w16du:dateUtc="2024-10-06T23:12:00Z">
        <w:r>
          <w:rPr>
            <w:rFonts w:ascii="Times New Roman" w:hAnsi="Times New Roman" w:cs="Times New Roman"/>
            <w:bCs/>
            <w:noProof/>
            <w:lang w:val="en-CA"/>
          </w:rPr>
          <w:lastRenderedPageBreak/>
          <mc:AlternateContent>
            <mc:Choice Requires="wpi">
              <w:drawing>
                <wp:anchor distT="0" distB="0" distL="114300" distR="114300" simplePos="0" relativeHeight="251661312" behindDoc="0" locked="0" layoutInCell="1" allowOverlap="1" wp14:anchorId="50AC2258" wp14:editId="77942801">
                  <wp:simplePos x="0" y="0"/>
                  <wp:positionH relativeFrom="column">
                    <wp:posOffset>2373969</wp:posOffset>
                  </wp:positionH>
                  <wp:positionV relativeFrom="paragraph">
                    <wp:posOffset>5151522</wp:posOffset>
                  </wp:positionV>
                  <wp:extent cx="866520" cy="78480"/>
                  <wp:effectExtent l="95250" t="152400" r="0" b="150495"/>
                  <wp:wrapNone/>
                  <wp:docPr id="1952131666"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866520" cy="78480"/>
                        </w14:xfrm>
                      </w14:contentPart>
                    </a:graphicData>
                  </a:graphic>
                </wp:anchor>
              </w:drawing>
            </mc:Choice>
            <mc:Fallback>
              <w:pict>
                <v:shapetype w14:anchorId="789240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82.7pt;margin-top:397.2pt;width:76.75pt;height:23.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">
                  <v:imagedata r:id="rId11" o:title=""/>
                </v:shape>
              </w:pict>
            </mc:Fallback>
          </mc:AlternateContent>
        </w:r>
      </w:ins>
      <w:ins w:id="52" w:author="jocelyn heywood" w:date="2024-10-06T16:11:00Z" w16du:dateUtc="2024-10-06T23:11:00Z">
        <w:r>
          <w:rPr>
            <w:rFonts w:ascii="Times New Roman" w:hAnsi="Times New Roman" w:cs="Times New Roman"/>
            <w:bCs/>
            <w:noProof/>
            <w:lang w:val="en-CA"/>
          </w:rPr>
          <mc:AlternateContent>
            <mc:Choice Requires="wpi">
              <w:drawing>
                <wp:anchor distT="0" distB="0" distL="114300" distR="114300" simplePos="0" relativeHeight="251660288" behindDoc="0" locked="0" layoutInCell="1" allowOverlap="1" wp14:anchorId="7BB839A8" wp14:editId="002C00E3">
                  <wp:simplePos x="0" y="0"/>
                  <wp:positionH relativeFrom="column">
                    <wp:posOffset>-16071</wp:posOffset>
                  </wp:positionH>
                  <wp:positionV relativeFrom="paragraph">
                    <wp:posOffset>1806758</wp:posOffset>
                  </wp:positionV>
                  <wp:extent cx="222120" cy="1511640"/>
                  <wp:effectExtent l="95250" t="152400" r="102235" b="146050"/>
                  <wp:wrapNone/>
                  <wp:docPr id="815167881"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222120" cy="1511640"/>
                        </w14:xfrm>
                      </w14:contentPart>
                    </a:graphicData>
                  </a:graphic>
                </wp:anchor>
              </w:drawing>
            </mc:Choice>
            <mc:Fallback>
              <w:pict>
                <v:shape w14:anchorId="61FCB19E" id="Ink 2" o:spid="_x0000_s1026" type="#_x0000_t75" style="position:absolute;margin-left:-5.5pt;margin-top:133.75pt;width:26pt;height:136.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">
                  <v:imagedata r:id="rId13" o:title=""/>
                </v:shape>
              </w:pict>
            </mc:Fallback>
          </mc:AlternateContent>
        </w:r>
        <w:r>
          <w:rPr>
            <w:rFonts w:ascii="Times New Roman" w:hAnsi="Times New Roman" w:cs="Times New Roman"/>
            <w:bCs/>
            <w:noProof/>
            <w:lang w:val="en-CA"/>
          </w:rPr>
          <mc:AlternateContent>
            <mc:Choice Requires="wpi">
              <w:drawing>
                <wp:anchor distT="0" distB="0" distL="114300" distR="114300" simplePos="0" relativeHeight="251659264" behindDoc="0" locked="0" layoutInCell="1" allowOverlap="1" wp14:anchorId="037064AA" wp14:editId="2C986835">
                  <wp:simplePos x="0" y="0"/>
                  <wp:positionH relativeFrom="column">
                    <wp:posOffset>55569</wp:posOffset>
                  </wp:positionH>
                  <wp:positionV relativeFrom="paragraph">
                    <wp:posOffset>1878398</wp:posOffset>
                  </wp:positionV>
                  <wp:extent cx="151200" cy="1428120"/>
                  <wp:effectExtent l="95250" t="152400" r="96520" b="153035"/>
                  <wp:wrapNone/>
                  <wp:docPr id="1619924579"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151200" cy="1428120"/>
                        </w14:xfrm>
                      </w14:contentPart>
                    </a:graphicData>
                  </a:graphic>
                </wp:anchor>
              </w:drawing>
            </mc:Choice>
            <mc:Fallback>
              <w:pict>
                <v:shape w14:anchorId="055A537F" id="Ink 1" o:spid="_x0000_s1026" type="#_x0000_t75" style="position:absolute;margin-left:.15pt;margin-top:139.4pt;width:20.4pt;height:129.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">
                  <v:imagedata r:id="rId15" o:title=""/>
                </v:shape>
              </w:pict>
            </mc:Fallback>
          </mc:AlternateContent>
        </w:r>
      </w:ins>
      <w:r w:rsidR="00015759">
        <w:rPr>
          <w:rFonts w:ascii="Times New Roman" w:hAnsi="Times New Roman" w:cs="Times New Roman"/>
          <w:bCs/>
          <w:noProof/>
          <w:lang w:val="en-CA"/>
        </w:rPr>
        <w:drawing>
          <wp:inline distT="0" distB="0" distL="0" distR="0" wp14:anchorId="3BC08B1A" wp14:editId="64A527CE">
            <wp:extent cx="5943600" cy="5265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4-05-13 at 2.32.2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65420"/>
                    </a:xfrm>
                    <a:prstGeom prst="rect">
                      <a:avLst/>
                    </a:prstGeom>
                  </pic:spPr>
                </pic:pic>
              </a:graphicData>
            </a:graphic>
          </wp:inline>
        </w:drawing>
      </w:r>
      <w:r w:rsidR="00A16331">
        <w:rPr>
          <w:rFonts w:ascii="Times New Roman" w:hAnsi="Times New Roman" w:cs="Times New Roman"/>
          <w:bCs/>
          <w:noProof/>
          <w:lang w:val="en-CA"/>
        </w:rPr>
        <w:lastRenderedPageBreak/>
        <w:drawing>
          <wp:inline distT="0" distB="0" distL="0" distR="0" wp14:anchorId="2EF4EEFE" wp14:editId="058141F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15759">
        <w:rPr>
          <w:rFonts w:ascii="Times New Roman" w:hAnsi="Times New Roman" w:cs="Times New Roman"/>
          <w:bCs/>
          <w:noProof/>
          <w:lang w:val="en-CA"/>
        </w:rPr>
        <w:lastRenderedPageBreak/>
        <w:drawing>
          <wp:inline distT="0" distB="0" distL="0" distR="0" wp14:anchorId="4ACD7E32" wp14:editId="486F2499">
            <wp:extent cx="5943600" cy="5266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4-05-13 at 2.30.0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66055"/>
                    </a:xfrm>
                    <a:prstGeom prst="rect">
                      <a:avLst/>
                    </a:prstGeom>
                  </pic:spPr>
                </pic:pic>
              </a:graphicData>
            </a:graphic>
          </wp:inline>
        </w:drawing>
      </w:r>
    </w:p>
    <w:p w14:paraId="2088249C" w14:textId="77777777" w:rsidR="00015759" w:rsidRDefault="00015759" w:rsidP="00201FD2">
      <w:pPr>
        <w:spacing w:line="480" w:lineRule="auto"/>
        <w:rPr>
          <w:rFonts w:ascii="Times New Roman" w:hAnsi="Times New Roman" w:cs="Times New Roman"/>
          <w:bCs/>
          <w:lang w:val="en-CA"/>
        </w:rPr>
      </w:pPr>
    </w:p>
    <w:p w14:paraId="21F1405A" w14:textId="77777777" w:rsidR="007C3AEC" w:rsidRDefault="00E129BD" w:rsidP="00201FD2">
      <w:pPr>
        <w:spacing w:line="480" w:lineRule="auto"/>
        <w:rPr>
          <w:rFonts w:ascii="Times New Roman" w:hAnsi="Times New Roman" w:cs="Times New Roman"/>
          <w:bCs/>
          <w:lang w:val="en-CA"/>
        </w:rPr>
      </w:pPr>
      <w:r>
        <w:rPr>
          <w:rFonts w:ascii="Times New Roman" w:hAnsi="Times New Roman" w:cs="Times New Roman"/>
          <w:bCs/>
          <w:noProof/>
          <w:lang w:val="en-CA"/>
        </w:rPr>
        <w:lastRenderedPageBreak/>
        <w:drawing>
          <wp:inline distT="0" distB="0" distL="0" distR="0" wp14:anchorId="6ADBD2A7" wp14:editId="0E2D3F0A">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3E81B4" w14:textId="77777777" w:rsidR="00551871" w:rsidRDefault="00551871" w:rsidP="00201FD2">
      <w:pPr>
        <w:spacing w:line="480" w:lineRule="auto"/>
        <w:rPr>
          <w:rFonts w:ascii="Times New Roman" w:hAnsi="Times New Roman" w:cs="Times New Roman"/>
          <w:bCs/>
          <w:lang w:val="en-CA"/>
        </w:rPr>
      </w:pPr>
    </w:p>
    <w:p w14:paraId="5C02BB64" w14:textId="77777777" w:rsidR="00176934" w:rsidRDefault="00015759" w:rsidP="00201FD2">
      <w:pPr>
        <w:spacing w:line="480" w:lineRule="auto"/>
        <w:rPr>
          <w:rFonts w:ascii="Times New Roman" w:hAnsi="Times New Roman" w:cs="Times New Roman"/>
          <w:bCs/>
          <w:lang w:val="en-CA"/>
        </w:rPr>
      </w:pPr>
      <w:r>
        <w:rPr>
          <w:rFonts w:ascii="Times New Roman" w:hAnsi="Times New Roman" w:cs="Times New Roman"/>
          <w:bCs/>
          <w:noProof/>
          <w:lang w:val="en-CA"/>
        </w:rPr>
        <w:drawing>
          <wp:inline distT="0" distB="0" distL="0" distR="0" wp14:anchorId="78D82B89" wp14:editId="180B1CDC">
            <wp:extent cx="5943600" cy="3783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4-05-13 at 2.38.2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6FDBE5D5" w14:textId="77777777" w:rsidR="00176934" w:rsidRDefault="00176934" w:rsidP="00201FD2">
      <w:pPr>
        <w:spacing w:line="480" w:lineRule="auto"/>
        <w:rPr>
          <w:rFonts w:ascii="Times New Roman" w:hAnsi="Times New Roman" w:cs="Times New Roman"/>
          <w:bCs/>
          <w:lang w:val="en-CA"/>
        </w:rPr>
      </w:pPr>
    </w:p>
    <w:p w14:paraId="620D1BE8" w14:textId="77777777" w:rsidR="00201FD2" w:rsidRDefault="00201FD2" w:rsidP="00201FD2">
      <w:pPr>
        <w:spacing w:line="480" w:lineRule="auto"/>
        <w:rPr>
          <w:rFonts w:ascii="Times New Roman" w:hAnsi="Times New Roman" w:cs="Times New Roman"/>
          <w:b/>
          <w:bCs/>
          <w:lang w:val="en-CA"/>
        </w:rPr>
      </w:pPr>
      <w:r w:rsidRPr="007C47F0">
        <w:rPr>
          <w:rFonts w:ascii="Times New Roman" w:hAnsi="Times New Roman" w:cs="Times New Roman"/>
          <w:b/>
          <w:bCs/>
          <w:lang w:val="en-CA"/>
        </w:rPr>
        <w:lastRenderedPageBreak/>
        <w:t>Discussion</w:t>
      </w:r>
    </w:p>
    <w:p w14:paraId="2BF4731E" w14:textId="77777777" w:rsidR="002D134D" w:rsidRPr="002D134D" w:rsidRDefault="002D134D" w:rsidP="00201FD2">
      <w:pPr>
        <w:spacing w:line="480" w:lineRule="auto"/>
        <w:rPr>
          <w:rFonts w:ascii="Times New Roman" w:hAnsi="Times New Roman" w:cs="Times New Roman"/>
          <w:lang w:val="en-CA"/>
        </w:rPr>
      </w:pPr>
      <w:r>
        <w:rPr>
          <w:rFonts w:ascii="Times New Roman" w:hAnsi="Times New Roman" w:cs="Times New Roman"/>
          <w:lang w:val="en-CA"/>
        </w:rPr>
        <w:t xml:space="preserve">In general, we found </w:t>
      </w:r>
    </w:p>
    <w:p w14:paraId="5BF10596" w14:textId="77777777" w:rsidR="007C47F0" w:rsidRDefault="007C47F0" w:rsidP="00201FD2">
      <w:pPr>
        <w:spacing w:line="480" w:lineRule="auto"/>
        <w:rPr>
          <w:rFonts w:ascii="Times New Roman" w:hAnsi="Times New Roman" w:cs="Times New Roman"/>
          <w:b/>
          <w:bCs/>
          <w:lang w:val="en-CA"/>
        </w:rPr>
      </w:pPr>
    </w:p>
    <w:p w14:paraId="48703477" w14:textId="77777777" w:rsidR="007C47F0" w:rsidRPr="007C47F0" w:rsidRDefault="007C47F0" w:rsidP="00201FD2">
      <w:pPr>
        <w:spacing w:line="480" w:lineRule="auto"/>
        <w:rPr>
          <w:rFonts w:ascii="Times New Roman" w:hAnsi="Times New Roman" w:cs="Times New Roman"/>
          <w:b/>
          <w:bCs/>
          <w:lang w:val="en-CA"/>
        </w:rPr>
      </w:pPr>
      <w:r>
        <w:rPr>
          <w:rFonts w:ascii="Times New Roman" w:hAnsi="Times New Roman" w:cs="Times New Roman"/>
          <w:b/>
          <w:bCs/>
          <w:lang w:val="en-CA"/>
        </w:rPr>
        <w:t>References</w:t>
      </w:r>
    </w:p>
    <w:p w14:paraId="1399A56E" w14:textId="77777777" w:rsidR="00E129BD" w:rsidRPr="00E129BD" w:rsidRDefault="00E129BD" w:rsidP="00E129BD">
      <w:pPr>
        <w:pStyle w:val="Bibliography"/>
        <w:rPr>
          <w:rFonts w:ascii="Times New Roman" w:hAnsi="Times New Roman" w:cs="Times New Roman"/>
        </w:rPr>
      </w:pPr>
      <w:r>
        <w:rPr>
          <w:lang w:val="en-CA"/>
        </w:rPr>
        <w:fldChar w:fldCharType="begin"/>
      </w:r>
      <w:r>
        <w:rPr>
          <w:lang w:val="en-CA"/>
        </w:rPr>
        <w:instrText xml:space="preserve"> ADDIN ZOTERO_BIBL {"uncited":[],"omitted":[],"custom":[]} CSL_BIBLIOGRAPHY </w:instrText>
      </w:r>
      <w:r>
        <w:rPr>
          <w:lang w:val="en-CA"/>
        </w:rPr>
        <w:fldChar w:fldCharType="separate"/>
      </w:r>
      <w:r w:rsidRPr="00E129BD">
        <w:rPr>
          <w:rFonts w:ascii="Times New Roman" w:hAnsi="Times New Roman" w:cs="Times New Roman"/>
        </w:rPr>
        <w:t>Barrett EM. 1963. Fish Bulletin 123. The California Oyster Industry.</w:t>
      </w:r>
    </w:p>
    <w:p w14:paraId="086C2B88"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Byers JE, Goldwasser L. 2001. Exposing the Mechanism and Timing of Impact of Nonindigenous Species on Native Species. </w:t>
      </w:r>
      <w:r w:rsidRPr="00E129BD">
        <w:rPr>
          <w:rFonts w:ascii="Times New Roman" w:hAnsi="Times New Roman" w:cs="Times New Roman"/>
          <w:i/>
          <w:iCs/>
        </w:rPr>
        <w:t>Ecology</w:t>
      </w:r>
      <w:r w:rsidRPr="00E129BD">
        <w:rPr>
          <w:rFonts w:ascii="Times New Roman" w:hAnsi="Times New Roman" w:cs="Times New Roman"/>
        </w:rPr>
        <w:t xml:space="preserve"> 82:1330–1343. DOI: 10.2307/2679993.</w:t>
      </w:r>
    </w:p>
    <w:p w14:paraId="38CEA738"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Goedknegt MA, Feis ME, Wegner KM, Luttikhuizen PC, Buschbaum C, Camphuysen K (C. J), van der Meer J, Thieltges DW. 2016. Parasites and marine invasions: Ecological and evolutionary perspectives. </w:t>
      </w:r>
      <w:r w:rsidRPr="00E129BD">
        <w:rPr>
          <w:rFonts w:ascii="Times New Roman" w:hAnsi="Times New Roman" w:cs="Times New Roman"/>
          <w:i/>
          <w:iCs/>
        </w:rPr>
        <w:t>Journal of Sea Research</w:t>
      </w:r>
      <w:r w:rsidRPr="00E129BD">
        <w:rPr>
          <w:rFonts w:ascii="Times New Roman" w:hAnsi="Times New Roman" w:cs="Times New Roman"/>
        </w:rPr>
        <w:t xml:space="preserve"> 113:11–27. DOI: 10.1016/j.seares.2015.12.003.</w:t>
      </w:r>
    </w:p>
    <w:p w14:paraId="6AF1ECA1"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Holway DA, Suarez AV. 1999. Animal behavior: an essential component of invasion biology. </w:t>
      </w:r>
      <w:r w:rsidRPr="00E129BD">
        <w:rPr>
          <w:rFonts w:ascii="Times New Roman" w:hAnsi="Times New Roman" w:cs="Times New Roman"/>
          <w:i/>
          <w:iCs/>
        </w:rPr>
        <w:t>Trends in Ecology &amp; Evolution</w:t>
      </w:r>
      <w:r w:rsidRPr="00E129BD">
        <w:rPr>
          <w:rFonts w:ascii="Times New Roman" w:hAnsi="Times New Roman" w:cs="Times New Roman"/>
        </w:rPr>
        <w:t xml:space="preserve"> 14:328–330. DOI: 10.1016/S0169-5347(99)01636-5.</w:t>
      </w:r>
    </w:p>
    <w:p w14:paraId="5E0FBBCC"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Meyer AL, Dierking J. 2011. Elevated size and body condition and altered feeding ecology of the grouper Cephalopholis argus in non-native habitats. </w:t>
      </w:r>
      <w:r w:rsidRPr="00E129BD">
        <w:rPr>
          <w:rFonts w:ascii="Times New Roman" w:hAnsi="Times New Roman" w:cs="Times New Roman"/>
          <w:i/>
          <w:iCs/>
        </w:rPr>
        <w:t>Marine Ecology Progress Series</w:t>
      </w:r>
      <w:r w:rsidRPr="00E129BD">
        <w:rPr>
          <w:rFonts w:ascii="Times New Roman" w:hAnsi="Times New Roman" w:cs="Times New Roman"/>
        </w:rPr>
        <w:t xml:space="preserve"> 439:203–212. DOI: 10.3354/meps09338.</w:t>
      </w:r>
    </w:p>
    <w:p w14:paraId="1CA45CC0"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Miura O, Chiba S. 2007. Effects of trematode double infection on the shell size and distribution of snail hosts. </w:t>
      </w:r>
      <w:r w:rsidRPr="00E129BD">
        <w:rPr>
          <w:rFonts w:ascii="Times New Roman" w:hAnsi="Times New Roman" w:cs="Times New Roman"/>
          <w:i/>
          <w:iCs/>
        </w:rPr>
        <w:t>Parasitology International</w:t>
      </w:r>
      <w:r w:rsidRPr="00E129BD">
        <w:rPr>
          <w:rFonts w:ascii="Times New Roman" w:hAnsi="Times New Roman" w:cs="Times New Roman"/>
        </w:rPr>
        <w:t xml:space="preserve"> 56:19–22. DOI: 10.1016/j.parint.2006.10.002.</w:t>
      </w:r>
    </w:p>
    <w:p w14:paraId="6886EAD8"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Miura O, Kuris AM, Torchin ME, Hechinger RF, Chiba S. 2006a. Parasites alter host phenotype and may create a new ecological niche for snail hosts. </w:t>
      </w:r>
      <w:r w:rsidRPr="00E129BD">
        <w:rPr>
          <w:rFonts w:ascii="Times New Roman" w:hAnsi="Times New Roman" w:cs="Times New Roman"/>
          <w:i/>
          <w:iCs/>
        </w:rPr>
        <w:t>Proceedings of the Royal Society B: Biological Sciences</w:t>
      </w:r>
      <w:r w:rsidRPr="00E129BD">
        <w:rPr>
          <w:rFonts w:ascii="Times New Roman" w:hAnsi="Times New Roman" w:cs="Times New Roman"/>
        </w:rPr>
        <w:t xml:space="preserve"> 273:1323–1328. DOI: 10.1098/rspb.2005.3451.</w:t>
      </w:r>
    </w:p>
    <w:p w14:paraId="1AEC4A0C"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lastRenderedPageBreak/>
        <w:t xml:space="preserve">Miura O, Torchin ME, Kuris AM, Hechinger RF, Chiba S. 2006b. Introduced Cryptic Species of Parasites Exhibit Different Invasion Pathways. </w:t>
      </w:r>
      <w:r w:rsidRPr="00E129BD">
        <w:rPr>
          <w:rFonts w:ascii="Times New Roman" w:hAnsi="Times New Roman" w:cs="Times New Roman"/>
          <w:i/>
          <w:iCs/>
        </w:rPr>
        <w:t>Proceedings of the National Academy of Sciences of the United States of America</w:t>
      </w:r>
      <w:r w:rsidRPr="00E129BD">
        <w:rPr>
          <w:rFonts w:ascii="Times New Roman" w:hAnsi="Times New Roman" w:cs="Times New Roman"/>
        </w:rPr>
        <w:t xml:space="preserve"> 103:19818–19823.</w:t>
      </w:r>
    </w:p>
    <w:p w14:paraId="75E15F36"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Mouritsen KN. 2002. The parasite-induced surfacing behaviour in the cockle Austrovenus stutchburyi: a test of an alternative hypothesis and identification of potential mechanisms. </w:t>
      </w:r>
      <w:r w:rsidRPr="00E129BD">
        <w:rPr>
          <w:rFonts w:ascii="Times New Roman" w:hAnsi="Times New Roman" w:cs="Times New Roman"/>
          <w:i/>
          <w:iCs/>
        </w:rPr>
        <w:t>Parasitology</w:t>
      </w:r>
      <w:r w:rsidRPr="00E129BD">
        <w:rPr>
          <w:rFonts w:ascii="Times New Roman" w:hAnsi="Times New Roman" w:cs="Times New Roman"/>
        </w:rPr>
        <w:t xml:space="preserve"> 124:521–528. DOI: 10.1017/S0031182002001427.</w:t>
      </w:r>
    </w:p>
    <w:p w14:paraId="620E84F0"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Mouritsen KN. 2004. Intertidal facilitation and indirect effects: causes and consequences of crawling in the New Zealand cockle. </w:t>
      </w:r>
      <w:r w:rsidRPr="00E129BD">
        <w:rPr>
          <w:rFonts w:ascii="Times New Roman" w:hAnsi="Times New Roman" w:cs="Times New Roman"/>
          <w:i/>
          <w:iCs/>
        </w:rPr>
        <w:t>Marine Ecology Progress Series</w:t>
      </w:r>
      <w:r w:rsidRPr="00E129BD">
        <w:rPr>
          <w:rFonts w:ascii="Times New Roman" w:hAnsi="Times New Roman" w:cs="Times New Roman"/>
        </w:rPr>
        <w:t xml:space="preserve"> 271:207–220. DOI: 10.3354/meps271207.</w:t>
      </w:r>
    </w:p>
    <w:p w14:paraId="620EE1CC"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Poulin R. 2010. Chapter 5 - Parasite Manipulation of Host Behavior: An Update and Frequently Asked Questions. In: Brockmann HJ, Roper TJ, Naguib M, Wynne-Edwards KE, Mitani JC, Simmons LW eds. </w:t>
      </w:r>
      <w:r w:rsidRPr="00E129BD">
        <w:rPr>
          <w:rFonts w:ascii="Times New Roman" w:hAnsi="Times New Roman" w:cs="Times New Roman"/>
          <w:i/>
          <w:iCs/>
        </w:rPr>
        <w:t>Advances in the Study of Behavior</w:t>
      </w:r>
      <w:r w:rsidRPr="00E129BD">
        <w:rPr>
          <w:rFonts w:ascii="Times New Roman" w:hAnsi="Times New Roman" w:cs="Times New Roman"/>
        </w:rPr>
        <w:t>. Academic Press, 151–186. DOI: 10.1016/S0065-3454(10)41005-0.</w:t>
      </w:r>
    </w:p>
    <w:p w14:paraId="6FF93D8D"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Ross KG, Vargo EL, Keller L. 1996. Social evolution in a new environment: the case of introduced fire ants. </w:t>
      </w:r>
      <w:r w:rsidRPr="00E129BD">
        <w:rPr>
          <w:rFonts w:ascii="Times New Roman" w:hAnsi="Times New Roman" w:cs="Times New Roman"/>
          <w:i/>
          <w:iCs/>
        </w:rPr>
        <w:t>Proceedings of the National Academy of Sciences</w:t>
      </w:r>
      <w:r w:rsidRPr="00E129BD">
        <w:rPr>
          <w:rFonts w:ascii="Times New Roman" w:hAnsi="Times New Roman" w:cs="Times New Roman"/>
        </w:rPr>
        <w:t xml:space="preserve"> 93:3021–3025. DOI: 10.1073/pnas.93.7.3021.</w:t>
      </w:r>
    </w:p>
    <w:p w14:paraId="47BB4062"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Suarez AV, Tsutsui ND, Holway DA, Case TJ. 1999. Behavioral and Genetic Differentiation Between Native and Introduced Populations of the Argentine Ant. </w:t>
      </w:r>
      <w:r w:rsidRPr="00E129BD">
        <w:rPr>
          <w:rFonts w:ascii="Times New Roman" w:hAnsi="Times New Roman" w:cs="Times New Roman"/>
          <w:i/>
          <w:iCs/>
        </w:rPr>
        <w:t>Biological Invasions</w:t>
      </w:r>
      <w:r w:rsidRPr="00E129BD">
        <w:rPr>
          <w:rFonts w:ascii="Times New Roman" w:hAnsi="Times New Roman" w:cs="Times New Roman"/>
        </w:rPr>
        <w:t xml:space="preserve"> 1:43–53. DOI: 10.1023/A:1010038413690.</w:t>
      </w:r>
    </w:p>
    <w:p w14:paraId="75A1DAAC"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Torchin ME, Byers JE, Huspeni TC. 2005. Differential Parasitism of Native and Introduced Snails: Replacement of a Parasite Fauna. </w:t>
      </w:r>
      <w:r w:rsidRPr="00E129BD">
        <w:rPr>
          <w:rFonts w:ascii="Times New Roman" w:hAnsi="Times New Roman" w:cs="Times New Roman"/>
          <w:i/>
          <w:iCs/>
        </w:rPr>
        <w:t>Biological Invasions</w:t>
      </w:r>
      <w:r w:rsidRPr="00E129BD">
        <w:rPr>
          <w:rFonts w:ascii="Times New Roman" w:hAnsi="Times New Roman" w:cs="Times New Roman"/>
        </w:rPr>
        <w:t xml:space="preserve"> 7:885–894. DOI: 10.1007/s10530-004-2967-6.</w:t>
      </w:r>
    </w:p>
    <w:p w14:paraId="5D4EE7FA"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lastRenderedPageBreak/>
        <w:t xml:space="preserve">Wonham MJ, O’Connor M, Harley CDG. 2005. Positive effects of a dominant invader on introduced and native mudflat species. </w:t>
      </w:r>
      <w:r w:rsidRPr="00E129BD">
        <w:rPr>
          <w:rFonts w:ascii="Times New Roman" w:hAnsi="Times New Roman" w:cs="Times New Roman"/>
          <w:i/>
          <w:iCs/>
        </w:rPr>
        <w:t>Marine Ecology Progress Series</w:t>
      </w:r>
      <w:r w:rsidRPr="00E129BD">
        <w:rPr>
          <w:rFonts w:ascii="Times New Roman" w:hAnsi="Times New Roman" w:cs="Times New Roman"/>
        </w:rPr>
        <w:t xml:space="preserve"> 289:109–116. DOI: 10.3354/meps289109.</w:t>
      </w:r>
    </w:p>
    <w:p w14:paraId="37264673" w14:textId="77777777" w:rsidR="00E129BD" w:rsidRPr="00E129BD" w:rsidRDefault="00E129BD" w:rsidP="00E129BD">
      <w:pPr>
        <w:pStyle w:val="Bibliography"/>
        <w:rPr>
          <w:rFonts w:ascii="Times New Roman" w:hAnsi="Times New Roman" w:cs="Times New Roman"/>
        </w:rPr>
      </w:pPr>
      <w:r w:rsidRPr="00E129BD">
        <w:rPr>
          <w:rFonts w:ascii="Times New Roman" w:hAnsi="Times New Roman" w:cs="Times New Roman"/>
        </w:rPr>
        <w:t xml:space="preserve">Zukl M, Simmons LW, Cupp L. 1993. Calling characteristics of parasitized and unparasitized populations of the field cricket Teleogryllus oceanicus. </w:t>
      </w:r>
      <w:r w:rsidRPr="00E129BD">
        <w:rPr>
          <w:rFonts w:ascii="Times New Roman" w:hAnsi="Times New Roman" w:cs="Times New Roman"/>
          <w:i/>
          <w:iCs/>
        </w:rPr>
        <w:t>Behavioral Ecology and Sociobiology</w:t>
      </w:r>
      <w:r w:rsidRPr="00E129BD">
        <w:rPr>
          <w:rFonts w:ascii="Times New Roman" w:hAnsi="Times New Roman" w:cs="Times New Roman"/>
        </w:rPr>
        <w:t xml:space="preserve"> 33:339–343. DOI: 10.1007/BF00172933.</w:t>
      </w:r>
    </w:p>
    <w:p w14:paraId="52698171" w14:textId="77777777" w:rsidR="00201FD2" w:rsidRDefault="00E129BD" w:rsidP="00201FD2">
      <w:pPr>
        <w:spacing w:line="480" w:lineRule="auto"/>
        <w:rPr>
          <w:rFonts w:ascii="Times New Roman" w:hAnsi="Times New Roman" w:cs="Times New Roman"/>
          <w:bCs/>
          <w:lang w:val="en-CA"/>
        </w:rPr>
      </w:pPr>
      <w:r>
        <w:rPr>
          <w:rFonts w:ascii="Times New Roman" w:hAnsi="Times New Roman" w:cs="Times New Roman"/>
          <w:bCs/>
          <w:lang w:val="en-CA"/>
        </w:rPr>
        <w:fldChar w:fldCharType="end"/>
      </w:r>
    </w:p>
    <w:p w14:paraId="3497B9D2" w14:textId="77777777" w:rsidR="00201FD2" w:rsidRPr="004911C1" w:rsidRDefault="00201FD2" w:rsidP="00201FD2">
      <w:pPr>
        <w:spacing w:line="480" w:lineRule="auto"/>
        <w:rPr>
          <w:rFonts w:ascii="Times New Roman" w:hAnsi="Times New Roman" w:cs="Times New Roman"/>
          <w:bCs/>
        </w:rPr>
      </w:pPr>
    </w:p>
    <w:sectPr w:rsidR="00201FD2" w:rsidRPr="004911C1" w:rsidSect="00817E60">
      <w:footerReference w:type="even"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9" w:author="Em Lim" w:date="2024-05-13T14:28:00Z" w:initials="EL">
    <w:p w14:paraId="3C269338" w14:textId="77777777" w:rsidR="00015759" w:rsidRDefault="00015759">
      <w:pPr>
        <w:pStyle w:val="CommentText"/>
      </w:pPr>
      <w:r>
        <w:rPr>
          <w:rStyle w:val="CommentReference"/>
        </w:rPr>
        <w:annotationRef/>
      </w:r>
      <w:r>
        <w:t>This changed</w:t>
      </w:r>
    </w:p>
  </w:comment>
  <w:comment w:id="50" w:author="Em Lim" w:date="2024-05-13T14:40:00Z" w:initials="EL">
    <w:p w14:paraId="250CB10E" w14:textId="215DAA09" w:rsidR="009D5B84" w:rsidRDefault="009D5B84">
      <w:pPr>
        <w:pStyle w:val="CommentText"/>
      </w:pPr>
      <w:r>
        <w:rPr>
          <w:rStyle w:val="CommentReference"/>
        </w:rPr>
        <w:annotationRef/>
      </w:r>
      <w:r>
        <w:t>Also 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269338" w15:done="0"/>
  <w15:commentEx w15:paraId="250CB1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269338" w16cid:durableId="29ECA202"/>
  <w16cid:commentId w16cid:paraId="250CB10E" w16cid:durableId="29ECA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32ACC" w14:textId="77777777" w:rsidR="00A66807" w:rsidRDefault="00A66807" w:rsidP="00201FD2">
      <w:r>
        <w:separator/>
      </w:r>
    </w:p>
  </w:endnote>
  <w:endnote w:type="continuationSeparator" w:id="0">
    <w:p w14:paraId="37A011BC" w14:textId="77777777" w:rsidR="00A66807" w:rsidRDefault="00A66807" w:rsidP="00201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445300"/>
      <w:docPartObj>
        <w:docPartGallery w:val="Page Numbers (Bottom of Page)"/>
        <w:docPartUnique/>
      </w:docPartObj>
    </w:sdtPr>
    <w:sdtContent>
      <w:p w14:paraId="01B47B68" w14:textId="77777777" w:rsidR="00201FD2" w:rsidRDefault="00201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EEF7F6" w14:textId="77777777" w:rsidR="00201FD2" w:rsidRDefault="00201FD2" w:rsidP="00201F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18797325"/>
      <w:docPartObj>
        <w:docPartGallery w:val="Page Numbers (Bottom of Page)"/>
        <w:docPartUnique/>
      </w:docPartObj>
    </w:sdtPr>
    <w:sdtContent>
      <w:p w14:paraId="23E2A221" w14:textId="77777777" w:rsidR="00201FD2" w:rsidRDefault="00201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728065" w14:textId="77777777" w:rsidR="00201FD2" w:rsidRDefault="00201FD2" w:rsidP="00201F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F962B" w14:textId="77777777" w:rsidR="00A66807" w:rsidRDefault="00A66807" w:rsidP="00201FD2">
      <w:r>
        <w:separator/>
      </w:r>
    </w:p>
  </w:footnote>
  <w:footnote w:type="continuationSeparator" w:id="0">
    <w:p w14:paraId="12A72410" w14:textId="77777777" w:rsidR="00A66807" w:rsidRDefault="00A66807" w:rsidP="00201FD2">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celyn heywood">
    <w15:presenceInfo w15:providerId="Windows Live" w15:userId="dd198e0856bc27ba"/>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BD8"/>
    <w:rsid w:val="00015759"/>
    <w:rsid w:val="000313D9"/>
    <w:rsid w:val="001505D7"/>
    <w:rsid w:val="00176934"/>
    <w:rsid w:val="00201FD2"/>
    <w:rsid w:val="00214769"/>
    <w:rsid w:val="002B3199"/>
    <w:rsid w:val="002B7942"/>
    <w:rsid w:val="002C49D7"/>
    <w:rsid w:val="002D134D"/>
    <w:rsid w:val="003405A5"/>
    <w:rsid w:val="00385541"/>
    <w:rsid w:val="00427E16"/>
    <w:rsid w:val="004728EF"/>
    <w:rsid w:val="00491131"/>
    <w:rsid w:val="004911C1"/>
    <w:rsid w:val="004C4B59"/>
    <w:rsid w:val="004E64F8"/>
    <w:rsid w:val="00502374"/>
    <w:rsid w:val="005307F1"/>
    <w:rsid w:val="00551871"/>
    <w:rsid w:val="005C1406"/>
    <w:rsid w:val="005C3863"/>
    <w:rsid w:val="005E091C"/>
    <w:rsid w:val="005F07B9"/>
    <w:rsid w:val="005F103E"/>
    <w:rsid w:val="00617E0E"/>
    <w:rsid w:val="00647BC6"/>
    <w:rsid w:val="00745863"/>
    <w:rsid w:val="00764B37"/>
    <w:rsid w:val="007A4AF4"/>
    <w:rsid w:val="007C21FF"/>
    <w:rsid w:val="007C3AEC"/>
    <w:rsid w:val="007C47F0"/>
    <w:rsid w:val="00813F83"/>
    <w:rsid w:val="00817A7D"/>
    <w:rsid w:val="00817E60"/>
    <w:rsid w:val="008564D6"/>
    <w:rsid w:val="008F63A6"/>
    <w:rsid w:val="0095224D"/>
    <w:rsid w:val="009956F9"/>
    <w:rsid w:val="009C2971"/>
    <w:rsid w:val="009D5B84"/>
    <w:rsid w:val="009D5BEA"/>
    <w:rsid w:val="009E7749"/>
    <w:rsid w:val="00A078AC"/>
    <w:rsid w:val="00A16331"/>
    <w:rsid w:val="00A66807"/>
    <w:rsid w:val="00A66EA8"/>
    <w:rsid w:val="00A95AC6"/>
    <w:rsid w:val="00AE7FDF"/>
    <w:rsid w:val="00B145DB"/>
    <w:rsid w:val="00B913C1"/>
    <w:rsid w:val="00B9383A"/>
    <w:rsid w:val="00C13F0E"/>
    <w:rsid w:val="00C25460"/>
    <w:rsid w:val="00CB73E9"/>
    <w:rsid w:val="00CC590A"/>
    <w:rsid w:val="00CF0A2C"/>
    <w:rsid w:val="00D05DDE"/>
    <w:rsid w:val="00D15BBE"/>
    <w:rsid w:val="00D432BC"/>
    <w:rsid w:val="00D45D42"/>
    <w:rsid w:val="00D47D32"/>
    <w:rsid w:val="00D6042A"/>
    <w:rsid w:val="00D732C9"/>
    <w:rsid w:val="00D90BD8"/>
    <w:rsid w:val="00DF16ED"/>
    <w:rsid w:val="00E07D81"/>
    <w:rsid w:val="00E129BD"/>
    <w:rsid w:val="00F405E4"/>
    <w:rsid w:val="00FB2040"/>
    <w:rsid w:val="00FD4F53"/>
    <w:rsid w:val="00FE3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E412F"/>
  <w14:defaultImageDpi w14:val="32767"/>
  <w15:chartTrackingRefBased/>
  <w15:docId w15:val="{3264BE76-C72D-4D93-877E-C7D532CB6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B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BD8"/>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201FD2"/>
    <w:pPr>
      <w:tabs>
        <w:tab w:val="center" w:pos="4680"/>
        <w:tab w:val="right" w:pos="9360"/>
      </w:tabs>
    </w:pPr>
  </w:style>
  <w:style w:type="character" w:customStyle="1" w:styleId="FooterChar">
    <w:name w:val="Footer Char"/>
    <w:basedOn w:val="DefaultParagraphFont"/>
    <w:link w:val="Footer"/>
    <w:uiPriority w:val="99"/>
    <w:rsid w:val="00201FD2"/>
  </w:style>
  <w:style w:type="character" w:styleId="PageNumber">
    <w:name w:val="page number"/>
    <w:basedOn w:val="DefaultParagraphFont"/>
    <w:uiPriority w:val="99"/>
    <w:semiHidden/>
    <w:unhideWhenUsed/>
    <w:rsid w:val="00201FD2"/>
  </w:style>
  <w:style w:type="paragraph" w:styleId="Bibliography">
    <w:name w:val="Bibliography"/>
    <w:basedOn w:val="Normal"/>
    <w:next w:val="Normal"/>
    <w:uiPriority w:val="37"/>
    <w:unhideWhenUsed/>
    <w:rsid w:val="00E129BD"/>
    <w:pPr>
      <w:spacing w:line="480" w:lineRule="auto"/>
      <w:ind w:left="720" w:hanging="720"/>
    </w:pPr>
  </w:style>
  <w:style w:type="character" w:styleId="CommentReference">
    <w:name w:val="annotation reference"/>
    <w:basedOn w:val="DefaultParagraphFont"/>
    <w:uiPriority w:val="99"/>
    <w:semiHidden/>
    <w:unhideWhenUsed/>
    <w:rsid w:val="00015759"/>
    <w:rPr>
      <w:sz w:val="16"/>
      <w:szCs w:val="16"/>
    </w:rPr>
  </w:style>
  <w:style w:type="paragraph" w:styleId="CommentText">
    <w:name w:val="annotation text"/>
    <w:basedOn w:val="Normal"/>
    <w:link w:val="CommentTextChar"/>
    <w:uiPriority w:val="99"/>
    <w:semiHidden/>
    <w:unhideWhenUsed/>
    <w:rsid w:val="00015759"/>
    <w:rPr>
      <w:sz w:val="20"/>
      <w:szCs w:val="20"/>
    </w:rPr>
  </w:style>
  <w:style w:type="character" w:customStyle="1" w:styleId="CommentTextChar">
    <w:name w:val="Comment Text Char"/>
    <w:basedOn w:val="DefaultParagraphFont"/>
    <w:link w:val="CommentText"/>
    <w:uiPriority w:val="99"/>
    <w:semiHidden/>
    <w:rsid w:val="00015759"/>
    <w:rPr>
      <w:sz w:val="20"/>
      <w:szCs w:val="20"/>
    </w:rPr>
  </w:style>
  <w:style w:type="paragraph" w:styleId="CommentSubject">
    <w:name w:val="annotation subject"/>
    <w:basedOn w:val="CommentText"/>
    <w:next w:val="CommentText"/>
    <w:link w:val="CommentSubjectChar"/>
    <w:uiPriority w:val="99"/>
    <w:semiHidden/>
    <w:unhideWhenUsed/>
    <w:rsid w:val="00015759"/>
    <w:rPr>
      <w:b/>
      <w:bCs/>
    </w:rPr>
  </w:style>
  <w:style w:type="character" w:customStyle="1" w:styleId="CommentSubjectChar">
    <w:name w:val="Comment Subject Char"/>
    <w:basedOn w:val="CommentTextChar"/>
    <w:link w:val="CommentSubject"/>
    <w:uiPriority w:val="99"/>
    <w:semiHidden/>
    <w:rsid w:val="00015759"/>
    <w:rPr>
      <w:b/>
      <w:bCs/>
      <w:sz w:val="20"/>
      <w:szCs w:val="20"/>
    </w:rPr>
  </w:style>
  <w:style w:type="paragraph" w:styleId="BalloonText">
    <w:name w:val="Balloon Text"/>
    <w:basedOn w:val="Normal"/>
    <w:link w:val="BalloonTextChar"/>
    <w:uiPriority w:val="99"/>
    <w:semiHidden/>
    <w:unhideWhenUsed/>
    <w:rsid w:val="000157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5759"/>
    <w:rPr>
      <w:rFonts w:ascii="Times New Roman" w:hAnsi="Times New Roman" w:cs="Times New Roman"/>
      <w:sz w:val="18"/>
      <w:szCs w:val="18"/>
    </w:rPr>
  </w:style>
  <w:style w:type="paragraph" w:styleId="Revision">
    <w:name w:val="Revision"/>
    <w:hidden/>
    <w:uiPriority w:val="99"/>
    <w:semiHidden/>
    <w:rsid w:val="00D732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4625">
      <w:bodyDiv w:val="1"/>
      <w:marLeft w:val="0"/>
      <w:marRight w:val="0"/>
      <w:marTop w:val="0"/>
      <w:marBottom w:val="0"/>
      <w:divBdr>
        <w:top w:val="none" w:sz="0" w:space="0" w:color="auto"/>
        <w:left w:val="none" w:sz="0" w:space="0" w:color="auto"/>
        <w:bottom w:val="none" w:sz="0" w:space="0" w:color="auto"/>
        <w:right w:val="none" w:sz="0" w:space="0" w:color="auto"/>
      </w:divBdr>
    </w:div>
    <w:div w:id="397830519">
      <w:bodyDiv w:val="1"/>
      <w:marLeft w:val="0"/>
      <w:marRight w:val="0"/>
      <w:marTop w:val="0"/>
      <w:marBottom w:val="0"/>
      <w:divBdr>
        <w:top w:val="none" w:sz="0" w:space="0" w:color="auto"/>
        <w:left w:val="none" w:sz="0" w:space="0" w:color="auto"/>
        <w:bottom w:val="none" w:sz="0" w:space="0" w:color="auto"/>
        <w:right w:val="none" w:sz="0" w:space="0" w:color="auto"/>
      </w:divBdr>
    </w:div>
    <w:div w:id="468984640">
      <w:bodyDiv w:val="1"/>
      <w:marLeft w:val="0"/>
      <w:marRight w:val="0"/>
      <w:marTop w:val="0"/>
      <w:marBottom w:val="0"/>
      <w:divBdr>
        <w:top w:val="none" w:sz="0" w:space="0" w:color="auto"/>
        <w:left w:val="none" w:sz="0" w:space="0" w:color="auto"/>
        <w:bottom w:val="none" w:sz="0" w:space="0" w:color="auto"/>
        <w:right w:val="none" w:sz="0" w:space="0" w:color="auto"/>
      </w:divBdr>
    </w:div>
    <w:div w:id="570239296">
      <w:bodyDiv w:val="1"/>
      <w:marLeft w:val="0"/>
      <w:marRight w:val="0"/>
      <w:marTop w:val="0"/>
      <w:marBottom w:val="0"/>
      <w:divBdr>
        <w:top w:val="none" w:sz="0" w:space="0" w:color="auto"/>
        <w:left w:val="none" w:sz="0" w:space="0" w:color="auto"/>
        <w:bottom w:val="none" w:sz="0" w:space="0" w:color="auto"/>
        <w:right w:val="none" w:sz="0" w:space="0" w:color="auto"/>
      </w:divBdr>
    </w:div>
    <w:div w:id="585848332">
      <w:bodyDiv w:val="1"/>
      <w:marLeft w:val="0"/>
      <w:marRight w:val="0"/>
      <w:marTop w:val="0"/>
      <w:marBottom w:val="0"/>
      <w:divBdr>
        <w:top w:val="none" w:sz="0" w:space="0" w:color="auto"/>
        <w:left w:val="none" w:sz="0" w:space="0" w:color="auto"/>
        <w:bottom w:val="none" w:sz="0" w:space="0" w:color="auto"/>
        <w:right w:val="none" w:sz="0" w:space="0" w:color="auto"/>
      </w:divBdr>
    </w:div>
    <w:div w:id="597953614">
      <w:bodyDiv w:val="1"/>
      <w:marLeft w:val="0"/>
      <w:marRight w:val="0"/>
      <w:marTop w:val="0"/>
      <w:marBottom w:val="0"/>
      <w:divBdr>
        <w:top w:val="none" w:sz="0" w:space="0" w:color="auto"/>
        <w:left w:val="none" w:sz="0" w:space="0" w:color="auto"/>
        <w:bottom w:val="none" w:sz="0" w:space="0" w:color="auto"/>
        <w:right w:val="none" w:sz="0" w:space="0" w:color="auto"/>
      </w:divBdr>
    </w:div>
    <w:div w:id="652175630">
      <w:bodyDiv w:val="1"/>
      <w:marLeft w:val="0"/>
      <w:marRight w:val="0"/>
      <w:marTop w:val="0"/>
      <w:marBottom w:val="0"/>
      <w:divBdr>
        <w:top w:val="none" w:sz="0" w:space="0" w:color="auto"/>
        <w:left w:val="none" w:sz="0" w:space="0" w:color="auto"/>
        <w:bottom w:val="none" w:sz="0" w:space="0" w:color="auto"/>
        <w:right w:val="none" w:sz="0" w:space="0" w:color="auto"/>
      </w:divBdr>
    </w:div>
    <w:div w:id="662702967">
      <w:bodyDiv w:val="1"/>
      <w:marLeft w:val="0"/>
      <w:marRight w:val="0"/>
      <w:marTop w:val="0"/>
      <w:marBottom w:val="0"/>
      <w:divBdr>
        <w:top w:val="none" w:sz="0" w:space="0" w:color="auto"/>
        <w:left w:val="none" w:sz="0" w:space="0" w:color="auto"/>
        <w:bottom w:val="none" w:sz="0" w:space="0" w:color="auto"/>
        <w:right w:val="none" w:sz="0" w:space="0" w:color="auto"/>
      </w:divBdr>
    </w:div>
    <w:div w:id="692726410">
      <w:bodyDiv w:val="1"/>
      <w:marLeft w:val="0"/>
      <w:marRight w:val="0"/>
      <w:marTop w:val="0"/>
      <w:marBottom w:val="0"/>
      <w:divBdr>
        <w:top w:val="none" w:sz="0" w:space="0" w:color="auto"/>
        <w:left w:val="none" w:sz="0" w:space="0" w:color="auto"/>
        <w:bottom w:val="none" w:sz="0" w:space="0" w:color="auto"/>
        <w:right w:val="none" w:sz="0" w:space="0" w:color="auto"/>
      </w:divBdr>
    </w:div>
    <w:div w:id="717169330">
      <w:bodyDiv w:val="1"/>
      <w:marLeft w:val="0"/>
      <w:marRight w:val="0"/>
      <w:marTop w:val="0"/>
      <w:marBottom w:val="0"/>
      <w:divBdr>
        <w:top w:val="none" w:sz="0" w:space="0" w:color="auto"/>
        <w:left w:val="none" w:sz="0" w:space="0" w:color="auto"/>
        <w:bottom w:val="none" w:sz="0" w:space="0" w:color="auto"/>
        <w:right w:val="none" w:sz="0" w:space="0" w:color="auto"/>
      </w:divBdr>
    </w:div>
    <w:div w:id="786509849">
      <w:bodyDiv w:val="1"/>
      <w:marLeft w:val="0"/>
      <w:marRight w:val="0"/>
      <w:marTop w:val="0"/>
      <w:marBottom w:val="0"/>
      <w:divBdr>
        <w:top w:val="none" w:sz="0" w:space="0" w:color="auto"/>
        <w:left w:val="none" w:sz="0" w:space="0" w:color="auto"/>
        <w:bottom w:val="none" w:sz="0" w:space="0" w:color="auto"/>
        <w:right w:val="none" w:sz="0" w:space="0" w:color="auto"/>
      </w:divBdr>
    </w:div>
    <w:div w:id="860122663">
      <w:bodyDiv w:val="1"/>
      <w:marLeft w:val="0"/>
      <w:marRight w:val="0"/>
      <w:marTop w:val="0"/>
      <w:marBottom w:val="0"/>
      <w:divBdr>
        <w:top w:val="none" w:sz="0" w:space="0" w:color="auto"/>
        <w:left w:val="none" w:sz="0" w:space="0" w:color="auto"/>
        <w:bottom w:val="none" w:sz="0" w:space="0" w:color="auto"/>
        <w:right w:val="none" w:sz="0" w:space="0" w:color="auto"/>
      </w:divBdr>
    </w:div>
    <w:div w:id="883179122">
      <w:bodyDiv w:val="1"/>
      <w:marLeft w:val="0"/>
      <w:marRight w:val="0"/>
      <w:marTop w:val="0"/>
      <w:marBottom w:val="0"/>
      <w:divBdr>
        <w:top w:val="none" w:sz="0" w:space="0" w:color="auto"/>
        <w:left w:val="none" w:sz="0" w:space="0" w:color="auto"/>
        <w:bottom w:val="none" w:sz="0" w:space="0" w:color="auto"/>
        <w:right w:val="none" w:sz="0" w:space="0" w:color="auto"/>
      </w:divBdr>
    </w:div>
    <w:div w:id="884678134">
      <w:bodyDiv w:val="1"/>
      <w:marLeft w:val="0"/>
      <w:marRight w:val="0"/>
      <w:marTop w:val="0"/>
      <w:marBottom w:val="0"/>
      <w:divBdr>
        <w:top w:val="none" w:sz="0" w:space="0" w:color="auto"/>
        <w:left w:val="none" w:sz="0" w:space="0" w:color="auto"/>
        <w:bottom w:val="none" w:sz="0" w:space="0" w:color="auto"/>
        <w:right w:val="none" w:sz="0" w:space="0" w:color="auto"/>
      </w:divBdr>
    </w:div>
    <w:div w:id="985235132">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493909911">
      <w:bodyDiv w:val="1"/>
      <w:marLeft w:val="0"/>
      <w:marRight w:val="0"/>
      <w:marTop w:val="0"/>
      <w:marBottom w:val="0"/>
      <w:divBdr>
        <w:top w:val="none" w:sz="0" w:space="0" w:color="auto"/>
        <w:left w:val="none" w:sz="0" w:space="0" w:color="auto"/>
        <w:bottom w:val="none" w:sz="0" w:space="0" w:color="auto"/>
        <w:right w:val="none" w:sz="0" w:space="0" w:color="auto"/>
      </w:divBdr>
    </w:div>
    <w:div w:id="1521049334">
      <w:bodyDiv w:val="1"/>
      <w:marLeft w:val="0"/>
      <w:marRight w:val="0"/>
      <w:marTop w:val="0"/>
      <w:marBottom w:val="0"/>
      <w:divBdr>
        <w:top w:val="none" w:sz="0" w:space="0" w:color="auto"/>
        <w:left w:val="none" w:sz="0" w:space="0" w:color="auto"/>
        <w:bottom w:val="none" w:sz="0" w:space="0" w:color="auto"/>
        <w:right w:val="none" w:sz="0" w:space="0" w:color="auto"/>
      </w:divBdr>
    </w:div>
    <w:div w:id="1667636598">
      <w:bodyDiv w:val="1"/>
      <w:marLeft w:val="0"/>
      <w:marRight w:val="0"/>
      <w:marTop w:val="0"/>
      <w:marBottom w:val="0"/>
      <w:divBdr>
        <w:top w:val="none" w:sz="0" w:space="0" w:color="auto"/>
        <w:left w:val="none" w:sz="0" w:space="0" w:color="auto"/>
        <w:bottom w:val="none" w:sz="0" w:space="0" w:color="auto"/>
        <w:right w:val="none" w:sz="0" w:space="0" w:color="auto"/>
      </w:divBdr>
    </w:div>
    <w:div w:id="1753967637">
      <w:bodyDiv w:val="1"/>
      <w:marLeft w:val="0"/>
      <w:marRight w:val="0"/>
      <w:marTop w:val="0"/>
      <w:marBottom w:val="0"/>
      <w:divBdr>
        <w:top w:val="none" w:sz="0" w:space="0" w:color="auto"/>
        <w:left w:val="none" w:sz="0" w:space="0" w:color="auto"/>
        <w:bottom w:val="none" w:sz="0" w:space="0" w:color="auto"/>
        <w:right w:val="none" w:sz="0" w:space="0" w:color="auto"/>
      </w:divBdr>
    </w:div>
    <w:div w:id="1940478638">
      <w:bodyDiv w:val="1"/>
      <w:marLeft w:val="0"/>
      <w:marRight w:val="0"/>
      <w:marTop w:val="0"/>
      <w:marBottom w:val="0"/>
      <w:divBdr>
        <w:top w:val="none" w:sz="0" w:space="0" w:color="auto"/>
        <w:left w:val="none" w:sz="0" w:space="0" w:color="auto"/>
        <w:bottom w:val="none" w:sz="0" w:space="0" w:color="auto"/>
        <w:right w:val="none" w:sz="0" w:space="0" w:color="auto"/>
      </w:divBdr>
    </w:div>
    <w:div w:id="19410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customXml" Target="ink/ink3.xml"/><Relationship Id="rId22"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6T23:12:09.7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27,'3'-1,"0"0,0 1,1 0,-1 0,0 0,0 0,0 0,0 0,5 2,2-1,855 68,-17-32,-755-34,209 1,-346-17,-836-100,436 98,372 18,1 2,-1 4,2 3,-82 24,135-29,17-7,0 0,0 0,-1 1,1-1,0 0,0 0,0 0,0 0,0 0,0 0,0 0,0 0,0 0,0 1,0-1,0 0,0 0,0 0,0 0,0 0,0 0,0 0,0 0,0 1,0-1,0 0,0 0,0 0,0 0,0 0,0 0,0 0,0 0,0 1,0-1,0 0,0 0,0 0,0 0,0 0,0 0,0 0,1 0,-1 0,0 0,0 0,0 1,0-1,0 0,0 0,0 0,0 0,0 0,1 0,-1 0,0 0,0 0,0 0,0 0,33 4,-12-1,518 56,3-37,-216-11,267-17,-575 4,-18 2,0 0,0 0,0 0,0 0,0 0,0 0,0 0,0 0,0 0,0 0,-1 0,1 0,0 0,0 0,0 0,0 0,0 0,0 0,0 0,0 0,0 0,-1 0,1 0,0 0,0 0,0 0,0 0,0 0,0-1,0 1,0 0,0 0,0 0,0 0,0 0,0 0,0 0,0 0,-1 0,1 0,0 0,0-1,0 1,0 0,0 0,0 0,0 0,0 0,0 0,0 0,0 0,0 0,0-1,0 1,0 0,0 0,1 0,-1 0,0 0,0 0,0 0,0 0,0 0,0 0,0 0,0-1,0 1,0 0,-34-8,-734-72,-81 92,537 2,290-14,-5-1,24 2,11 2,450 64,6-36,-237-18,-205-11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6T23:11:49.7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617 1,'-1'18,"-1"1,-6 30,0-6,-125 1127,78 6,45-812,-3 199,37-4,-21-523,9 65,-10-90,0 0,1 0,0 0,1 0,0-1,9 16,-13-26,1 1,-1-1,0 1,0-1,0 0,1 1,-1-1,0 1,0-1,1 0,-1 1,0-1,1 0,-1 1,0-1,1 0,-1 1,1-1,-1 0,0 0,1 0,-1 1,1-1,-1 0,1 0,-1 0,1 0,-1 0,1 0,-1 0,1 0,-1 0,1 0,-1 0,1 0,-1 0,0 0,1 0,-1-1,1 1,-1 0,1 0,-1 0,0-1,1 1,-1 0,1-1,-1 1,0 0,1-1,-1 1,0 0,0-1,1 1,-1-1,0 1,0-1,0 1,1-1,-1 1,0 0,0-1,0 1,0-2,12-37,-12 37,13-69,-3 0,2-105,-18-148,5 291,-80-974,60 799,-50-749,66 881,-11-239,15 211,14-107,-55 441,-57 798,91 6,48-500,-26-446,3-1,4 0,64 163,-81-240,-2-4,0-1,1 0,-1 1,1-1,0 0,0-1,0 1,7 6,-10-11,0 0,1 1,-1-1,0 0,0 0,1 0,-1 0,0 0,0 0,0 0,1 0,-1 0,0 0,0 0,1 0,-1 0,0 0,0-1,0 1,1 0,-1 0,0 0,0 0,0 0,1 0,-1 0,0-1,0 1,0 0,0 0,1 0,-1 0,0-1,0 1,0 0,0 0,0 0,0-1,0 1,0 0,1 0,-1-1,0 1,4-14,-3 12,9-45,-2-1,-3 0,-1 0,-3-54,0 35,0-455,-22 1,-117-694,88 916,-41-233,33 287,50 276,-24 363,28-307,-36 928,51 0,-2-834,64 349,-60-478,-1-11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06T23:11:48.4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110 261,'6'0,"1"0,-1 0,0 0,0 1,-1 0,1 0,11 5,-14-5,1 1,-1 0,0 1,-1-1,1 0,0 1,-1 0,1-1,-1 1,0 0,0 0,0 1,0-1,1 4,13 30,-2 0,-2 1,-1 0,-2 0,-2 1,4 63,-10 240,-81 791,67-989,-2 8,-7 105,-32 204,9-119,24-180,10-92,3 1,2 120,3-246,-7-260,119-945,-35 640,-28 224,91-577,-92 675,-37 249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44EDA-5621-4611-9DDA-B061FB25C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1</Pages>
  <Words>8189</Words>
  <Characters>46683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Lim</dc:creator>
  <cp:keywords/>
  <dc:description/>
  <cp:lastModifiedBy>jocelyn heywood</cp:lastModifiedBy>
  <cp:revision>4</cp:revision>
  <dcterms:created xsi:type="dcterms:W3CDTF">2018-06-29T17:06:00Z</dcterms:created>
  <dcterms:modified xsi:type="dcterms:W3CDTF">2024-11-08T20:07:00Z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id="SONff5nt"/&gt;&lt;style id="http://www.zotero.org/styles/peerj"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